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52064" w14:textId="2EE5F2FB" w:rsidR="00F326F9" w:rsidRPr="00E66272" w:rsidRDefault="00F326F9" w:rsidP="00E66272">
      <w:pPr>
        <w:shd w:val="clear" w:color="auto" w:fill="D5DCE4" w:themeFill="text2" w:themeFillTint="33"/>
        <w:jc w:val="both"/>
        <w:rPr>
          <w:rFonts w:ascii="Arial" w:hAnsi="Arial" w:cs="Arial"/>
          <w:color w:val="000000" w:themeColor="text1"/>
          <w:lang w:val="en-GB"/>
        </w:rPr>
      </w:pPr>
      <w:r w:rsidRPr="00E66272">
        <w:rPr>
          <w:rFonts w:ascii="Arial" w:hAnsi="Arial" w:cs="Arial" w:hint="cs"/>
          <w:color w:val="000000" w:themeColor="text1"/>
          <w:lang w:val="en-GB"/>
        </w:rPr>
        <w:t>Project title</w:t>
      </w:r>
      <w:r w:rsidR="00F77D97" w:rsidRPr="00E66272">
        <w:rPr>
          <w:rFonts w:ascii="Arial" w:hAnsi="Arial" w:cs="Arial" w:hint="cs"/>
          <w:color w:val="000000" w:themeColor="text1"/>
          <w:lang w:val="en-GB"/>
        </w:rPr>
        <w:t xml:space="preserve">: </w:t>
      </w:r>
    </w:p>
    <w:p w14:paraId="04A65EA1" w14:textId="652D523F" w:rsidR="00F326F9" w:rsidRPr="00E66272" w:rsidRDefault="00E66272" w:rsidP="00E66272">
      <w:pPr>
        <w:jc w:val="both"/>
        <w:rPr>
          <w:rFonts w:ascii="Arial" w:hAnsi="Arial" w:cs="Arial"/>
          <w:b/>
          <w:bCs/>
          <w:color w:val="000000" w:themeColor="text1"/>
          <w:lang w:val="en-GB"/>
        </w:rPr>
      </w:pPr>
      <w:r w:rsidRPr="00E66272">
        <w:rPr>
          <w:rFonts w:ascii="Arial" w:hAnsi="Arial" w:cs="Arial"/>
          <w:b/>
          <w:bCs/>
          <w:color w:val="000000" w:themeColor="text1"/>
          <w:lang w:val="en-GB"/>
        </w:rPr>
        <w:t>CO-LUMINATE: Co-creating knowledge on the longitudinal direct and mediation relationships between youth mental health and social stress exposures</w:t>
      </w:r>
    </w:p>
    <w:p w14:paraId="587EF129" w14:textId="77777777" w:rsidR="00E66272" w:rsidRPr="00E66272" w:rsidRDefault="00E66272" w:rsidP="00E66272">
      <w:pPr>
        <w:jc w:val="both"/>
        <w:rPr>
          <w:rFonts w:ascii="Arial" w:hAnsi="Arial" w:cs="Arial"/>
          <w:color w:val="000000" w:themeColor="text1"/>
          <w:lang w:val="en-GB"/>
        </w:rPr>
      </w:pPr>
    </w:p>
    <w:p w14:paraId="45755BCE" w14:textId="77777777" w:rsidR="00E66272" w:rsidRDefault="00F326F9" w:rsidP="00E66272">
      <w:pPr>
        <w:jc w:val="both"/>
        <w:rPr>
          <w:rFonts w:ascii="Arial" w:hAnsi="Arial" w:cs="Arial"/>
          <w:color w:val="000000" w:themeColor="text1"/>
          <w:lang w:val="en-GB"/>
        </w:rPr>
      </w:pPr>
      <w:r w:rsidRPr="00E66272">
        <w:rPr>
          <w:rFonts w:ascii="Arial" w:hAnsi="Arial" w:cs="Arial" w:hint="cs"/>
          <w:color w:val="000000" w:themeColor="text1"/>
          <w:lang w:val="en-GB"/>
        </w:rPr>
        <w:t>Country/countries of focus</w:t>
      </w:r>
      <w:r w:rsidR="00F77D97" w:rsidRPr="00E66272">
        <w:rPr>
          <w:rFonts w:ascii="Arial" w:hAnsi="Arial" w:cs="Arial" w:hint="cs"/>
          <w:color w:val="000000" w:themeColor="text1"/>
          <w:lang w:val="en-GB"/>
        </w:rPr>
        <w:t xml:space="preserve">: </w:t>
      </w:r>
    </w:p>
    <w:p w14:paraId="18770DA0" w14:textId="18F68C69" w:rsidR="00F326F9" w:rsidRPr="00E66272" w:rsidRDefault="00F77D97" w:rsidP="00E66272">
      <w:pPr>
        <w:jc w:val="both"/>
        <w:rPr>
          <w:rFonts w:ascii="Arial" w:hAnsi="Arial" w:cs="Arial"/>
          <w:b/>
          <w:bCs/>
          <w:color w:val="000000" w:themeColor="text1"/>
          <w:lang w:val="en-GB"/>
        </w:rPr>
      </w:pPr>
      <w:r w:rsidRPr="00E66272">
        <w:rPr>
          <w:rFonts w:ascii="Arial" w:hAnsi="Arial" w:cs="Arial" w:hint="cs"/>
          <w:b/>
          <w:bCs/>
          <w:color w:val="000000" w:themeColor="text1"/>
          <w:lang w:val="en-GB"/>
        </w:rPr>
        <w:t>South Africa</w:t>
      </w:r>
    </w:p>
    <w:p w14:paraId="1E982BA0" w14:textId="77777777" w:rsidR="00900253" w:rsidRPr="00E66272" w:rsidRDefault="00900253" w:rsidP="00E66272">
      <w:pPr>
        <w:pStyle w:val="ListParagraph"/>
        <w:jc w:val="both"/>
        <w:rPr>
          <w:rFonts w:ascii="Arial" w:hAnsi="Arial" w:cs="Arial"/>
          <w:color w:val="000000" w:themeColor="text1"/>
          <w:lang w:val="en-GB"/>
        </w:rPr>
      </w:pPr>
    </w:p>
    <w:p w14:paraId="4B4C1152" w14:textId="35C88B62" w:rsidR="00813426" w:rsidRPr="00E66272" w:rsidRDefault="00813426" w:rsidP="00E66272">
      <w:pPr>
        <w:jc w:val="both"/>
        <w:rPr>
          <w:rFonts w:ascii="Arial" w:hAnsi="Arial" w:cs="Arial"/>
          <w:color w:val="000000" w:themeColor="text1"/>
          <w:lang w:val="en-GB"/>
        </w:rPr>
      </w:pPr>
      <w:r w:rsidRPr="00E66272">
        <w:rPr>
          <w:rFonts w:ascii="Arial" w:hAnsi="Arial" w:cs="Arial" w:hint="cs"/>
          <w:color w:val="000000" w:themeColor="text1"/>
          <w:lang w:val="en-GB"/>
        </w:rPr>
        <w:t xml:space="preserve">Ensure </w:t>
      </w:r>
      <w:r w:rsidR="00F326F9" w:rsidRPr="00E66272">
        <w:rPr>
          <w:rFonts w:ascii="Arial" w:hAnsi="Arial" w:cs="Arial" w:hint="cs"/>
          <w:color w:val="000000" w:themeColor="text1"/>
          <w:lang w:val="en-GB"/>
        </w:rPr>
        <w:t xml:space="preserve">the </w:t>
      </w:r>
      <w:r w:rsidR="00F326F9" w:rsidRPr="00E66272">
        <w:rPr>
          <w:rFonts w:ascii="Arial" w:hAnsi="Arial" w:cs="Arial" w:hint="cs"/>
          <w:color w:val="000000" w:themeColor="text1"/>
        </w:rPr>
        <w:t>research</w:t>
      </w:r>
      <w:r w:rsidRPr="00E66272">
        <w:rPr>
          <w:rFonts w:ascii="Arial" w:hAnsi="Arial" w:cs="Arial" w:hint="cs"/>
          <w:color w:val="000000" w:themeColor="text1"/>
        </w:rPr>
        <w:t xml:space="preserve"> proposal addresses one of the following thematic areas</w:t>
      </w:r>
      <w:r w:rsidR="00900253" w:rsidRPr="00E66272">
        <w:rPr>
          <w:rFonts w:ascii="Arial" w:hAnsi="Arial" w:cs="Arial" w:hint="cs"/>
          <w:color w:val="000000" w:themeColor="text1"/>
          <w:lang w:val="en-GB"/>
        </w:rPr>
        <w:t xml:space="preserve"> (</w:t>
      </w:r>
      <w:r w:rsidR="00900253" w:rsidRPr="00E66272">
        <w:rPr>
          <w:rFonts w:ascii="Arial" w:hAnsi="Arial" w:cs="Arial" w:hint="cs"/>
          <w:i/>
          <w:iCs/>
          <w:color w:val="000000" w:themeColor="text1"/>
          <w:lang w:val="en-GB"/>
        </w:rPr>
        <w:t>tick where applicable</w:t>
      </w:r>
      <w:r w:rsidR="00900253" w:rsidRPr="00E66272">
        <w:rPr>
          <w:rFonts w:ascii="Arial" w:hAnsi="Arial" w:cs="Arial" w:hint="cs"/>
          <w:color w:val="000000" w:themeColor="text1"/>
          <w:lang w:val="en-GB"/>
        </w:rPr>
        <w:t>):</w:t>
      </w:r>
    </w:p>
    <w:p w14:paraId="404152CD" w14:textId="132D18E7" w:rsidR="00813426" w:rsidRPr="00E66272" w:rsidRDefault="00900253" w:rsidP="00E66272">
      <w:pPr>
        <w:numPr>
          <w:ilvl w:val="0"/>
          <w:numId w:val="13"/>
        </w:numPr>
        <w:jc w:val="both"/>
        <w:rPr>
          <w:rFonts w:ascii="Arial" w:hAnsi="Arial" w:cs="Arial"/>
          <w:color w:val="000000" w:themeColor="text1"/>
        </w:rPr>
      </w:pPr>
      <w:r w:rsidRPr="00E66272">
        <w:rPr>
          <w:rFonts w:ascii="Arial" w:hAnsi="Arial" w:cs="Arial" w:hint="cs"/>
          <w:noProof/>
          <w:color w:val="000000" w:themeColor="text1"/>
          <w:shd w:val="clear" w:color="auto" w:fill="E6E6E6"/>
          <w:lang w:val="en-GB"/>
        </w:rPr>
        <mc:AlternateContent>
          <mc:Choice Requires="wps">
            <w:drawing>
              <wp:anchor distT="0" distB="0" distL="114300" distR="114300" simplePos="0" relativeHeight="251658240" behindDoc="0" locked="0" layoutInCell="1" allowOverlap="1" wp14:anchorId="08D0F823" wp14:editId="1586F1EB">
                <wp:simplePos x="0" y="0"/>
                <wp:positionH relativeFrom="column">
                  <wp:posOffset>2286000</wp:posOffset>
                </wp:positionH>
                <wp:positionV relativeFrom="paragraph">
                  <wp:posOffset>27940</wp:posOffset>
                </wp:positionV>
                <wp:extent cx="158750" cy="10795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158750" cy="107950"/>
                        </a:xfrm>
                        <a:prstGeom prst="rect">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1762CF" id="Rectangle 5" o:spid="_x0000_s1026" style="position:absolute;margin-left:180pt;margin-top:2.2pt;width:12.5pt;height: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" fillcolor="yellow" strokecolor="#1f3763 [1604]" strokeweight="1pt"/>
            </w:pict>
          </mc:Fallback>
        </mc:AlternateContent>
      </w:r>
      <w:r w:rsidR="00813426" w:rsidRPr="00E66272">
        <w:rPr>
          <w:rFonts w:ascii="Arial" w:hAnsi="Arial" w:cs="Arial" w:hint="cs"/>
          <w:color w:val="000000" w:themeColor="text1"/>
        </w:rPr>
        <w:t xml:space="preserve">Generate </w:t>
      </w:r>
      <w:r w:rsidR="00813426" w:rsidRPr="00E66272">
        <w:rPr>
          <w:rFonts w:ascii="Arial" w:hAnsi="Arial" w:cs="Arial" w:hint="cs"/>
          <w:color w:val="000000" w:themeColor="text1"/>
          <w:lang w:val="en-GB"/>
        </w:rPr>
        <w:t>d</w:t>
      </w:r>
      <w:r w:rsidR="00813426" w:rsidRPr="00E66272">
        <w:rPr>
          <w:rFonts w:ascii="Arial" w:hAnsi="Arial" w:cs="Arial" w:hint="cs"/>
          <w:color w:val="000000" w:themeColor="text1"/>
        </w:rPr>
        <w:t>ata</w:t>
      </w:r>
      <w:r w:rsidR="00813426" w:rsidRPr="00E66272">
        <w:rPr>
          <w:rFonts w:ascii="Arial" w:hAnsi="Arial" w:cs="Arial" w:hint="cs"/>
          <w:color w:val="000000" w:themeColor="text1"/>
          <w:lang w:val="en-GB"/>
        </w:rPr>
        <w:t>-</w:t>
      </w:r>
      <w:r w:rsidR="00813426" w:rsidRPr="00E66272">
        <w:rPr>
          <w:rFonts w:ascii="Arial" w:hAnsi="Arial" w:cs="Arial" w:hint="cs"/>
          <w:color w:val="000000" w:themeColor="text1"/>
        </w:rPr>
        <w:t>driven insights</w:t>
      </w:r>
      <w:r w:rsidRPr="00E66272">
        <w:rPr>
          <w:rFonts w:ascii="Arial" w:hAnsi="Arial" w:cs="Arial" w:hint="cs"/>
          <w:color w:val="000000" w:themeColor="text1"/>
          <w:lang w:val="en-GB"/>
        </w:rPr>
        <w:t xml:space="preserve"> </w:t>
      </w:r>
    </w:p>
    <w:p w14:paraId="25125E69" w14:textId="4941A47E" w:rsidR="00813426" w:rsidRPr="00E66272" w:rsidRDefault="00900253" w:rsidP="00E66272">
      <w:pPr>
        <w:numPr>
          <w:ilvl w:val="0"/>
          <w:numId w:val="13"/>
        </w:numPr>
        <w:jc w:val="both"/>
        <w:rPr>
          <w:rFonts w:ascii="Arial" w:hAnsi="Arial" w:cs="Arial"/>
          <w:color w:val="000000" w:themeColor="text1"/>
        </w:rPr>
      </w:pPr>
      <w:r w:rsidRPr="00E66272">
        <w:rPr>
          <w:rFonts w:ascii="Arial" w:hAnsi="Arial" w:cs="Arial" w:hint="cs"/>
          <w:noProof/>
          <w:color w:val="000000" w:themeColor="text1"/>
          <w:shd w:val="clear" w:color="auto" w:fill="E6E6E6"/>
          <w:lang w:val="en-GB"/>
        </w:rPr>
        <mc:AlternateContent>
          <mc:Choice Requires="wps">
            <w:drawing>
              <wp:anchor distT="0" distB="0" distL="114300" distR="114300" simplePos="0" relativeHeight="251658241" behindDoc="0" locked="0" layoutInCell="1" allowOverlap="1" wp14:anchorId="0E5CFA02" wp14:editId="052A27C2">
                <wp:simplePos x="0" y="0"/>
                <wp:positionH relativeFrom="column">
                  <wp:posOffset>2654300</wp:posOffset>
                </wp:positionH>
                <wp:positionV relativeFrom="paragraph">
                  <wp:posOffset>46990</wp:posOffset>
                </wp:positionV>
                <wp:extent cx="158750" cy="107950"/>
                <wp:effectExtent l="0" t="0" r="12700" b="25400"/>
                <wp:wrapNone/>
                <wp:docPr id="6" name="Rectangle 6"/>
                <wp:cNvGraphicFramePr/>
                <a:graphic xmlns:a="http://schemas.openxmlformats.org/drawingml/2006/main">
                  <a:graphicData uri="http://schemas.microsoft.com/office/word/2010/wordprocessingShape">
                    <wps:wsp>
                      <wps:cNvSpPr/>
                      <wps:spPr>
                        <a:xfrm>
                          <a:off x="0" y="0"/>
                          <a:ext cx="158750" cy="1079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2EB0C2" id="Rectangle 6" o:spid="_x0000_s1026" style="position:absolute;margin-left:209pt;margin-top:3.7pt;width:12.5pt;height: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" filled="f" strokecolor="#1f3763 [1604]" strokeweight="1pt"/>
            </w:pict>
          </mc:Fallback>
        </mc:AlternateContent>
      </w:r>
      <w:r w:rsidR="00813426" w:rsidRPr="00E66272">
        <w:rPr>
          <w:rFonts w:ascii="Arial" w:hAnsi="Arial" w:cs="Arial" w:hint="cs"/>
          <w:color w:val="000000" w:themeColor="text1"/>
        </w:rPr>
        <w:t>Aim to develop digital solutions/tools</w:t>
      </w:r>
    </w:p>
    <w:p w14:paraId="79CDB1DF" w14:textId="1C4E88AB" w:rsidR="0095736D" w:rsidRPr="00E66272" w:rsidRDefault="00900253" w:rsidP="00E66272">
      <w:pPr>
        <w:numPr>
          <w:ilvl w:val="0"/>
          <w:numId w:val="13"/>
        </w:numPr>
        <w:jc w:val="both"/>
        <w:rPr>
          <w:rFonts w:ascii="Arial" w:hAnsi="Arial" w:cs="Arial"/>
          <w:color w:val="000000" w:themeColor="text1"/>
        </w:rPr>
      </w:pPr>
      <w:r w:rsidRPr="00E66272">
        <w:rPr>
          <w:rFonts w:ascii="Arial" w:hAnsi="Arial" w:cs="Arial" w:hint="cs"/>
          <w:noProof/>
          <w:color w:val="000000" w:themeColor="text1"/>
          <w:shd w:val="clear" w:color="auto" w:fill="E6E6E6"/>
          <w:lang w:val="en-GB"/>
        </w:rPr>
        <mc:AlternateContent>
          <mc:Choice Requires="wps">
            <w:drawing>
              <wp:anchor distT="0" distB="0" distL="114300" distR="114300" simplePos="0" relativeHeight="251658242" behindDoc="0" locked="0" layoutInCell="1" allowOverlap="1" wp14:anchorId="5852514F" wp14:editId="121FB6E8">
                <wp:simplePos x="0" y="0"/>
                <wp:positionH relativeFrom="column">
                  <wp:posOffset>990600</wp:posOffset>
                </wp:positionH>
                <wp:positionV relativeFrom="paragraph">
                  <wp:posOffset>43815</wp:posOffset>
                </wp:positionV>
                <wp:extent cx="158750" cy="107950"/>
                <wp:effectExtent l="0" t="0" r="12700" b="25400"/>
                <wp:wrapNone/>
                <wp:docPr id="7" name="Rectangle 7"/>
                <wp:cNvGraphicFramePr/>
                <a:graphic xmlns:a="http://schemas.openxmlformats.org/drawingml/2006/main">
                  <a:graphicData uri="http://schemas.microsoft.com/office/word/2010/wordprocessingShape">
                    <wps:wsp>
                      <wps:cNvSpPr/>
                      <wps:spPr>
                        <a:xfrm>
                          <a:off x="0" y="0"/>
                          <a:ext cx="158750" cy="1079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55278" id="Rectangle 7" o:spid="_x0000_s1026" style="position:absolute;margin-left:78pt;margin-top:3.45pt;width:12.5pt;height: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" filled="f" strokecolor="#1f3763 [1604]" strokeweight="1pt"/>
            </w:pict>
          </mc:Fallback>
        </mc:AlternateContent>
      </w:r>
      <w:r w:rsidRPr="00E66272">
        <w:rPr>
          <w:rFonts w:ascii="Arial" w:hAnsi="Arial" w:cs="Arial" w:hint="cs"/>
          <w:color w:val="000000" w:themeColor="text1"/>
          <w:lang w:val="en-GB"/>
        </w:rPr>
        <w:t xml:space="preserve">Both </w:t>
      </w:r>
    </w:p>
    <w:p w14:paraId="3DE1CD3D" w14:textId="77777777" w:rsidR="0095736D" w:rsidRPr="00E66272" w:rsidRDefault="0095736D" w:rsidP="00E66272">
      <w:pPr>
        <w:jc w:val="both"/>
        <w:rPr>
          <w:rFonts w:ascii="Arial" w:hAnsi="Arial" w:cs="Arial"/>
          <w:color w:val="000000" w:themeColor="text1"/>
        </w:rPr>
      </w:pPr>
    </w:p>
    <w:p w14:paraId="14D300A5" w14:textId="14CB3F53" w:rsidR="00F77D97" w:rsidRPr="00E66272" w:rsidRDefault="00900253" w:rsidP="00E66272">
      <w:pPr>
        <w:pStyle w:val="ListParagraph"/>
        <w:numPr>
          <w:ilvl w:val="0"/>
          <w:numId w:val="24"/>
        </w:numPr>
        <w:shd w:val="clear" w:color="auto" w:fill="D5DCE4" w:themeFill="text2" w:themeFillTint="33"/>
        <w:jc w:val="both"/>
        <w:rPr>
          <w:rFonts w:ascii="Arial" w:hAnsi="Arial" w:cs="Arial"/>
          <w:color w:val="000000" w:themeColor="text1"/>
          <w:lang w:val="en-GB"/>
        </w:rPr>
      </w:pPr>
      <w:r w:rsidRPr="00E66272">
        <w:rPr>
          <w:rFonts w:ascii="Arial" w:hAnsi="Arial" w:cs="Arial" w:hint="cs"/>
          <w:color w:val="000000" w:themeColor="text1"/>
          <w:lang w:val="en-GB"/>
        </w:rPr>
        <w:t>Project/Research</w:t>
      </w:r>
      <w:r w:rsidR="55F23D3C" w:rsidRPr="00E66272">
        <w:rPr>
          <w:rFonts w:ascii="Arial" w:hAnsi="Arial" w:cs="Arial" w:hint="cs"/>
          <w:color w:val="000000" w:themeColor="text1"/>
          <w:lang w:val="en-GB"/>
        </w:rPr>
        <w:t xml:space="preserve"> </w:t>
      </w:r>
      <w:r w:rsidR="00AA4DC4" w:rsidRPr="00E66272">
        <w:rPr>
          <w:rFonts w:ascii="Arial" w:hAnsi="Arial" w:cs="Arial" w:hint="cs"/>
          <w:color w:val="000000" w:themeColor="text1"/>
          <w:lang w:val="en-GB"/>
        </w:rPr>
        <w:t xml:space="preserve">Team </w:t>
      </w:r>
      <w:r w:rsidR="002C7F21" w:rsidRPr="00E66272">
        <w:rPr>
          <w:rFonts w:ascii="Arial" w:hAnsi="Arial" w:cs="Arial" w:hint="cs"/>
          <w:color w:val="000000" w:themeColor="text1"/>
        </w:rPr>
        <w:tab/>
      </w:r>
      <w:r w:rsidR="002C7F21" w:rsidRPr="00E66272">
        <w:rPr>
          <w:rFonts w:ascii="Arial" w:hAnsi="Arial" w:cs="Arial" w:hint="cs"/>
          <w:color w:val="000000" w:themeColor="text1"/>
        </w:rPr>
        <w:tab/>
      </w:r>
      <w:r w:rsidR="002C7F21" w:rsidRPr="00E66272">
        <w:rPr>
          <w:rFonts w:ascii="Arial" w:hAnsi="Arial" w:cs="Arial" w:hint="cs"/>
          <w:color w:val="000000" w:themeColor="text1"/>
        </w:rPr>
        <w:tab/>
      </w:r>
      <w:r w:rsidR="002C7F21" w:rsidRPr="00E66272">
        <w:rPr>
          <w:rFonts w:ascii="Arial" w:hAnsi="Arial" w:cs="Arial" w:hint="cs"/>
          <w:color w:val="000000" w:themeColor="text1"/>
        </w:rPr>
        <w:tab/>
      </w:r>
      <w:r w:rsidR="002C7F21" w:rsidRPr="00E66272">
        <w:rPr>
          <w:rFonts w:ascii="Arial" w:hAnsi="Arial" w:cs="Arial" w:hint="cs"/>
          <w:color w:val="000000" w:themeColor="text1"/>
        </w:rPr>
        <w:tab/>
      </w:r>
      <w:r w:rsidR="002C7F21" w:rsidRPr="00E66272">
        <w:rPr>
          <w:rFonts w:ascii="Arial" w:hAnsi="Arial" w:cs="Arial" w:hint="cs"/>
          <w:color w:val="000000" w:themeColor="text1"/>
        </w:rPr>
        <w:tab/>
      </w:r>
      <w:r w:rsidR="002C7F21" w:rsidRPr="00E66272">
        <w:rPr>
          <w:rFonts w:ascii="Arial" w:hAnsi="Arial" w:cs="Arial" w:hint="cs"/>
          <w:color w:val="000000" w:themeColor="text1"/>
        </w:rPr>
        <w:tab/>
      </w:r>
    </w:p>
    <w:p w14:paraId="3B7EA1D8" w14:textId="22188E11" w:rsidR="737F185B" w:rsidRPr="00E66272" w:rsidRDefault="737F185B" w:rsidP="00E66272">
      <w:pPr>
        <w:spacing w:line="278" w:lineRule="auto"/>
        <w:jc w:val="both"/>
        <w:rPr>
          <w:rFonts w:ascii="Arial" w:eastAsia="Aptos" w:hAnsi="Arial" w:cs="Arial"/>
          <w:color w:val="000000" w:themeColor="text1"/>
          <w:lang w:val="en-GB"/>
        </w:rPr>
      </w:pPr>
    </w:p>
    <w:tbl>
      <w:tblPr>
        <w:tblStyle w:val="TableGrid"/>
        <w:tblW w:w="0" w:type="auto"/>
        <w:tblLayout w:type="fixed"/>
        <w:tblLook w:val="06A0" w:firstRow="1" w:lastRow="0" w:firstColumn="1" w:lastColumn="0" w:noHBand="1" w:noVBand="1"/>
      </w:tblPr>
      <w:tblGrid>
        <w:gridCol w:w="4508"/>
        <w:gridCol w:w="4508"/>
      </w:tblGrid>
      <w:tr w:rsidR="00E66272" w:rsidRPr="00E66272" w14:paraId="04E4BC14" w14:textId="77777777" w:rsidTr="24B7E4C9">
        <w:trPr>
          <w:trHeight w:val="300"/>
        </w:trPr>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B8B56D" w14:textId="1F822B12"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 xml:space="preserve">Name: </w:t>
            </w:r>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569E52" w14:textId="0937F46D"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Xanthe Hunt</w:t>
            </w:r>
          </w:p>
        </w:tc>
      </w:tr>
      <w:tr w:rsidR="00E66272" w:rsidRPr="00E66272" w14:paraId="64B4CB8D" w14:textId="77777777" w:rsidTr="24B7E4C9">
        <w:trPr>
          <w:trHeight w:val="300"/>
        </w:trPr>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99B964" w14:textId="5C426BF2"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Affiliations/Organisation</w:t>
            </w:r>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E80E84" w14:textId="77777777" w:rsidR="737F185B"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A</w:t>
            </w:r>
            <w:r w:rsidR="745FC927" w:rsidRPr="00E66272">
              <w:rPr>
                <w:rFonts w:ascii="Arial" w:eastAsia="Arial" w:hAnsi="Arial" w:cs="Arial" w:hint="cs"/>
                <w:color w:val="000000" w:themeColor="text1"/>
                <w:lang w:val="en-GB"/>
              </w:rPr>
              <w:t>frican Health Research Institute (AHRI)</w:t>
            </w:r>
          </w:p>
          <w:p w14:paraId="4B30D818" w14:textId="77777777" w:rsidR="0049182F" w:rsidRDefault="0049182F" w:rsidP="00E66272">
            <w:pPr>
              <w:jc w:val="both"/>
              <w:rPr>
                <w:rFonts w:ascii="Arial" w:eastAsia="Arial" w:hAnsi="Arial" w:cs="Arial"/>
                <w:color w:val="000000" w:themeColor="text1"/>
                <w:lang w:val="en-GB"/>
              </w:rPr>
            </w:pPr>
            <w:r>
              <w:rPr>
                <w:rFonts w:ascii="Arial" w:eastAsia="Arial" w:hAnsi="Arial" w:cs="Arial"/>
                <w:color w:val="000000" w:themeColor="text1"/>
                <w:lang w:val="en-GB"/>
              </w:rPr>
              <w:t>Stellenbosch University</w:t>
            </w:r>
          </w:p>
          <w:p w14:paraId="58B1FF9F" w14:textId="5EA30271" w:rsidR="0049182F" w:rsidRPr="00E66272" w:rsidRDefault="0049182F" w:rsidP="00E66272">
            <w:pPr>
              <w:jc w:val="both"/>
              <w:rPr>
                <w:rFonts w:ascii="Arial" w:eastAsia="Arial" w:hAnsi="Arial" w:cs="Arial"/>
                <w:color w:val="000000" w:themeColor="text1"/>
                <w:lang w:val="en-GB"/>
              </w:rPr>
            </w:pPr>
            <w:r>
              <w:rPr>
                <w:rFonts w:ascii="Arial" w:eastAsia="Arial" w:hAnsi="Arial" w:cs="Arial"/>
                <w:color w:val="000000" w:themeColor="text1"/>
                <w:lang w:val="en-GB"/>
              </w:rPr>
              <w:t>South African Medical Research Council</w:t>
            </w:r>
          </w:p>
        </w:tc>
      </w:tr>
      <w:tr w:rsidR="00E66272" w:rsidRPr="00E66272" w14:paraId="4C40FA58" w14:textId="77777777" w:rsidTr="24B7E4C9">
        <w:trPr>
          <w:trHeight w:val="300"/>
        </w:trPr>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51BE1D9" w14:textId="78C50429"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Country</w:t>
            </w:r>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54DBE39" w14:textId="14BE180D"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South Africa</w:t>
            </w:r>
          </w:p>
        </w:tc>
      </w:tr>
      <w:tr w:rsidR="00E66272" w:rsidRPr="00E66272" w14:paraId="47FE51DE" w14:textId="77777777" w:rsidTr="24B7E4C9">
        <w:trPr>
          <w:trHeight w:val="300"/>
        </w:trPr>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2FF314" w14:textId="45D10BEE"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 xml:space="preserve">Role  </w:t>
            </w:r>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3AADAD" w14:textId="573D0E96"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Lead Applicant</w:t>
            </w:r>
          </w:p>
        </w:tc>
      </w:tr>
      <w:tr w:rsidR="00E66272" w:rsidRPr="00E66272" w14:paraId="6B04DFC1" w14:textId="77777777" w:rsidTr="24B7E4C9">
        <w:trPr>
          <w:trHeight w:val="300"/>
        </w:trPr>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83302F" w14:textId="5B248A31"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 xml:space="preserve">Qualifications/Speciality/Classification </w:t>
            </w:r>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430907" w14:textId="64E5F4E7"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Associate Professor of Global Health and Specialist Scientist</w:t>
            </w:r>
          </w:p>
        </w:tc>
      </w:tr>
      <w:tr w:rsidR="00E66272" w:rsidRPr="00E66272" w14:paraId="04295852" w14:textId="77777777" w:rsidTr="24B7E4C9">
        <w:trPr>
          <w:trHeight w:val="300"/>
        </w:trPr>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5549C6" w14:textId="050DC03E" w:rsidR="737F185B" w:rsidRPr="00E66272" w:rsidRDefault="339E5732"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Contact Address</w:t>
            </w:r>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94705D" w14:textId="58472AE7" w:rsidR="737F185B" w:rsidRPr="00E66272" w:rsidRDefault="737F185B" w:rsidP="00E66272">
            <w:pPr>
              <w:jc w:val="both"/>
              <w:rPr>
                <w:rFonts w:ascii="Arial" w:eastAsia="Arial" w:hAnsi="Arial" w:cs="Arial"/>
                <w:color w:val="000000" w:themeColor="text1"/>
              </w:rPr>
            </w:pPr>
            <w:hyperlink r:id="rId11">
              <w:r w:rsidRPr="00E66272">
                <w:rPr>
                  <w:rStyle w:val="Hyperlink"/>
                  <w:rFonts w:ascii="Arial" w:eastAsia="Arial" w:hAnsi="Arial" w:cs="Arial" w:hint="cs"/>
                  <w:color w:val="000000" w:themeColor="text1"/>
                  <w:lang w:val="en-GB"/>
                </w:rPr>
                <w:t>Xanthe.hunt@ahri.org</w:t>
              </w:r>
            </w:hyperlink>
          </w:p>
        </w:tc>
      </w:tr>
      <w:tr w:rsidR="00E66272" w:rsidRPr="00E66272" w14:paraId="59C02B6E" w14:textId="77777777" w:rsidTr="24B7E4C9">
        <w:trPr>
          <w:trHeight w:val="300"/>
        </w:trPr>
        <w:tc>
          <w:tcPr>
            <w:tcW w:w="9016"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ED7542" w14:textId="5A622559" w:rsidR="737F185B" w:rsidRPr="00E66272" w:rsidRDefault="65B39395" w:rsidP="00E66272">
            <w:pPr>
              <w:jc w:val="both"/>
              <w:rPr>
                <w:rFonts w:ascii="Arial" w:eastAsia="Arial" w:hAnsi="Arial" w:cs="Arial"/>
                <w:color w:val="000000" w:themeColor="text1"/>
                <w:lang w:val="en-GB"/>
              </w:rPr>
            </w:pPr>
            <w:hyperlink r:id="rId12">
              <w:r w:rsidRPr="00E66272">
                <w:rPr>
                  <w:rStyle w:val="Hyperlink"/>
                  <w:rFonts w:ascii="Arial" w:eastAsia="Arial" w:hAnsi="Arial" w:cs="Arial" w:hint="cs"/>
                  <w:color w:val="000000" w:themeColor="text1"/>
                  <w:lang w:val="en-GB"/>
                </w:rPr>
                <w:t>Xanthe Hunt - Bio, CV, and List of Publications</w:t>
              </w:r>
            </w:hyperlink>
          </w:p>
        </w:tc>
      </w:tr>
    </w:tbl>
    <w:p w14:paraId="1A192A40" w14:textId="2F3FDDDE" w:rsidR="78518942" w:rsidRPr="00E66272" w:rsidRDefault="78518942" w:rsidP="00E66272">
      <w:pPr>
        <w:spacing w:line="278" w:lineRule="auto"/>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 xml:space="preserve"> </w:t>
      </w:r>
    </w:p>
    <w:tbl>
      <w:tblPr>
        <w:tblStyle w:val="TableGrid"/>
        <w:tblW w:w="0" w:type="auto"/>
        <w:tblLayout w:type="fixed"/>
        <w:tblLook w:val="06A0" w:firstRow="1" w:lastRow="0" w:firstColumn="1" w:lastColumn="0" w:noHBand="1" w:noVBand="1"/>
      </w:tblPr>
      <w:tblGrid>
        <w:gridCol w:w="4508"/>
        <w:gridCol w:w="4508"/>
      </w:tblGrid>
      <w:tr w:rsidR="00E66272" w:rsidRPr="00E66272" w14:paraId="668F9E41" w14:textId="77777777" w:rsidTr="7A201926">
        <w:trPr>
          <w:trHeight w:val="300"/>
        </w:trPr>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92A938" w14:textId="602E0ECB"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 xml:space="preserve">Name: </w:t>
            </w:r>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9CEA99" w14:textId="410FB55C"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 xml:space="preserve">Nondumiso Mthiyane  </w:t>
            </w:r>
          </w:p>
        </w:tc>
      </w:tr>
      <w:tr w:rsidR="00E66272" w:rsidRPr="00E66272" w14:paraId="13072156" w14:textId="77777777" w:rsidTr="7A201926">
        <w:trPr>
          <w:trHeight w:val="300"/>
        </w:trPr>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0C5BF4" w14:textId="753D7C3A"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Affiliations/Organisation</w:t>
            </w:r>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428688" w14:textId="77777777" w:rsidR="737F185B"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AHRI</w:t>
            </w:r>
          </w:p>
          <w:p w14:paraId="7CB4F3FA" w14:textId="198DF30B" w:rsidR="002D18CE" w:rsidRPr="00E66272" w:rsidRDefault="002D18CE" w:rsidP="00E66272">
            <w:pPr>
              <w:jc w:val="both"/>
              <w:rPr>
                <w:rFonts w:ascii="Arial" w:eastAsia="Arial" w:hAnsi="Arial" w:cs="Arial"/>
                <w:color w:val="000000" w:themeColor="text1"/>
                <w:lang w:val="en-GB"/>
              </w:rPr>
            </w:pPr>
          </w:p>
        </w:tc>
      </w:tr>
      <w:tr w:rsidR="00E66272" w:rsidRPr="00E66272" w14:paraId="3C0ED293" w14:textId="77777777" w:rsidTr="7A201926">
        <w:trPr>
          <w:trHeight w:val="300"/>
        </w:trPr>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509576" w14:textId="0FF3C16C"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Country</w:t>
            </w:r>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505544" w14:textId="3356B4BC"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South Africa</w:t>
            </w:r>
          </w:p>
        </w:tc>
      </w:tr>
      <w:tr w:rsidR="00E66272" w:rsidRPr="00E66272" w14:paraId="77C63AB1" w14:textId="77777777" w:rsidTr="7A201926">
        <w:trPr>
          <w:trHeight w:val="300"/>
        </w:trPr>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55C019" w14:textId="26687F82"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 xml:space="preserve">Role </w:t>
            </w:r>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6AA45B" w14:textId="78236488" w:rsidR="737F185B" w:rsidRPr="00E66272" w:rsidRDefault="0B9A45F1"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Co-</w:t>
            </w:r>
            <w:r w:rsidR="1072C11D" w:rsidRPr="00E66272">
              <w:rPr>
                <w:rFonts w:ascii="Arial" w:eastAsia="Arial" w:hAnsi="Arial" w:cs="Arial" w:hint="cs"/>
                <w:color w:val="000000" w:themeColor="text1"/>
                <w:lang w:val="en-GB"/>
              </w:rPr>
              <w:t>a</w:t>
            </w:r>
            <w:r w:rsidRPr="00E66272">
              <w:rPr>
                <w:rFonts w:ascii="Arial" w:eastAsia="Arial" w:hAnsi="Arial" w:cs="Arial" w:hint="cs"/>
                <w:color w:val="000000" w:themeColor="text1"/>
                <w:lang w:val="en-GB"/>
              </w:rPr>
              <w:t>pplicant</w:t>
            </w:r>
            <w:r w:rsidR="7CCFBFAF" w:rsidRPr="00E66272">
              <w:rPr>
                <w:rFonts w:ascii="Arial" w:eastAsia="Arial" w:hAnsi="Arial" w:cs="Arial" w:hint="cs"/>
                <w:color w:val="000000" w:themeColor="text1"/>
                <w:lang w:val="en-GB"/>
              </w:rPr>
              <w:t xml:space="preserve"> 1</w:t>
            </w:r>
          </w:p>
        </w:tc>
      </w:tr>
      <w:tr w:rsidR="00E66272" w:rsidRPr="00E66272" w14:paraId="302ED5F8" w14:textId="77777777" w:rsidTr="7A201926">
        <w:trPr>
          <w:trHeight w:val="300"/>
        </w:trPr>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E5F798" w14:textId="4EBB3004"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 xml:space="preserve">Qualifications/Speciality/Classification </w:t>
            </w:r>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FE3CD1" w14:textId="3B987C8B"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 xml:space="preserve">Biostatistician </w:t>
            </w:r>
          </w:p>
        </w:tc>
      </w:tr>
      <w:tr w:rsidR="00E66272" w:rsidRPr="00E66272" w14:paraId="69965F5D" w14:textId="77777777" w:rsidTr="7A201926">
        <w:trPr>
          <w:trHeight w:val="300"/>
        </w:trPr>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81BF3A" w14:textId="6E40D265"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Contact Address</w:t>
            </w:r>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34A007" w14:textId="211489CE" w:rsidR="737F185B" w:rsidRPr="00E66272" w:rsidRDefault="737F185B" w:rsidP="00E66272">
            <w:pPr>
              <w:jc w:val="both"/>
              <w:rPr>
                <w:rFonts w:ascii="Arial" w:eastAsia="Arial" w:hAnsi="Arial" w:cs="Arial"/>
                <w:color w:val="000000" w:themeColor="text1"/>
              </w:rPr>
            </w:pPr>
            <w:hyperlink r:id="rId13">
              <w:r w:rsidRPr="00E66272">
                <w:rPr>
                  <w:rStyle w:val="Hyperlink"/>
                  <w:rFonts w:ascii="Arial" w:eastAsia="Arial" w:hAnsi="Arial" w:cs="Arial" w:hint="cs"/>
                  <w:color w:val="000000" w:themeColor="text1"/>
                  <w:lang w:val="en-GB"/>
                </w:rPr>
                <w:t>Nondumiso.mthiyane@ahri.org</w:t>
              </w:r>
            </w:hyperlink>
          </w:p>
        </w:tc>
      </w:tr>
      <w:tr w:rsidR="00E66272" w:rsidRPr="00E66272" w14:paraId="7892A992" w14:textId="77777777" w:rsidTr="7A201926">
        <w:trPr>
          <w:trHeight w:val="300"/>
        </w:trPr>
        <w:tc>
          <w:tcPr>
            <w:tcW w:w="9016"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ED42C64" w14:textId="4A22B7F7" w:rsidR="737F185B" w:rsidRPr="00E66272" w:rsidRDefault="46DD8AAC" w:rsidP="00E66272">
            <w:pPr>
              <w:jc w:val="both"/>
              <w:rPr>
                <w:rFonts w:ascii="Arial" w:eastAsia="Arial" w:hAnsi="Arial" w:cs="Arial"/>
                <w:color w:val="000000" w:themeColor="text1"/>
                <w:lang w:val="en-GB"/>
              </w:rPr>
            </w:pPr>
            <w:hyperlink r:id="rId14">
              <w:r w:rsidRPr="00E66272">
                <w:rPr>
                  <w:rStyle w:val="Hyperlink"/>
                  <w:rFonts w:ascii="Arial" w:eastAsia="Arial" w:hAnsi="Arial" w:cs="Arial" w:hint="cs"/>
                  <w:color w:val="000000" w:themeColor="text1"/>
                  <w:lang w:val="en-GB"/>
                </w:rPr>
                <w:t>Nondumiso Mthiyane - Bio, CV, and List of Publications</w:t>
              </w:r>
            </w:hyperlink>
          </w:p>
        </w:tc>
      </w:tr>
    </w:tbl>
    <w:p w14:paraId="39FBA2A0" w14:textId="5C37AA30" w:rsidR="78518942" w:rsidRPr="00E66272" w:rsidRDefault="78518942" w:rsidP="00E66272">
      <w:pPr>
        <w:spacing w:line="278" w:lineRule="auto"/>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 xml:space="preserve"> </w:t>
      </w:r>
    </w:p>
    <w:tbl>
      <w:tblPr>
        <w:tblStyle w:val="TableGrid"/>
        <w:tblW w:w="0" w:type="auto"/>
        <w:tblLayout w:type="fixed"/>
        <w:tblLook w:val="06A0" w:firstRow="1" w:lastRow="0" w:firstColumn="1" w:lastColumn="0" w:noHBand="1" w:noVBand="1"/>
      </w:tblPr>
      <w:tblGrid>
        <w:gridCol w:w="4508"/>
        <w:gridCol w:w="4508"/>
      </w:tblGrid>
      <w:tr w:rsidR="00E66272" w:rsidRPr="00E66272" w14:paraId="0EF5EF60" w14:textId="77777777" w:rsidTr="7A201926">
        <w:trPr>
          <w:trHeight w:val="300"/>
        </w:trPr>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F130A6" w14:textId="2FF17A82"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 xml:space="preserve">Name: </w:t>
            </w:r>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AD9EEFA" w14:textId="00597533"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Collins C Iwuji</w:t>
            </w:r>
          </w:p>
        </w:tc>
      </w:tr>
      <w:tr w:rsidR="00E66272" w:rsidRPr="00E66272" w14:paraId="20EDCD9B" w14:textId="77777777" w:rsidTr="7A201926">
        <w:trPr>
          <w:trHeight w:val="300"/>
        </w:trPr>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74FB30" w14:textId="5BAC5304"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Affiliations/Organisation</w:t>
            </w:r>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FE8E6B2" w14:textId="77777777" w:rsidR="737F185B"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AHRI</w:t>
            </w:r>
          </w:p>
          <w:p w14:paraId="46045AC9" w14:textId="48665F29" w:rsidR="002D18CE" w:rsidRPr="00E66272" w:rsidRDefault="002D18CE" w:rsidP="00E66272">
            <w:pPr>
              <w:jc w:val="both"/>
              <w:rPr>
                <w:rFonts w:ascii="Arial" w:eastAsia="Arial" w:hAnsi="Arial" w:cs="Arial"/>
                <w:color w:val="000000" w:themeColor="text1"/>
                <w:lang w:val="en-GB"/>
              </w:rPr>
            </w:pPr>
            <w:r w:rsidRPr="002D18CE">
              <w:rPr>
                <w:rFonts w:ascii="Arial" w:eastAsia="Arial" w:hAnsi="Arial" w:cs="Arial"/>
                <w:color w:val="000000" w:themeColor="text1"/>
                <w:lang w:val="en-GB"/>
              </w:rPr>
              <w:t>Brighton and Sussex Medical School, University of Sussex</w:t>
            </w:r>
          </w:p>
        </w:tc>
      </w:tr>
      <w:tr w:rsidR="00E66272" w:rsidRPr="00E66272" w14:paraId="2364E41B" w14:textId="77777777" w:rsidTr="7A201926">
        <w:trPr>
          <w:trHeight w:val="300"/>
        </w:trPr>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FCE53D" w14:textId="284A6738"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Country</w:t>
            </w:r>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1F2F8F" w14:textId="14F28CE8"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South Africa</w:t>
            </w:r>
          </w:p>
        </w:tc>
      </w:tr>
      <w:tr w:rsidR="00E66272" w:rsidRPr="00E66272" w14:paraId="2B5D6852" w14:textId="77777777" w:rsidTr="7A201926">
        <w:trPr>
          <w:trHeight w:val="300"/>
        </w:trPr>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21EB3E" w14:textId="513FF60D"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 xml:space="preserve">Role </w:t>
            </w:r>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CE5827" w14:textId="6A91A86C" w:rsidR="737F185B" w:rsidRPr="00E66272" w:rsidRDefault="21F4F873"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Co-</w:t>
            </w:r>
            <w:r w:rsidR="026ED322" w:rsidRPr="00E66272">
              <w:rPr>
                <w:rFonts w:ascii="Arial" w:eastAsia="Arial" w:hAnsi="Arial" w:cs="Arial" w:hint="cs"/>
                <w:color w:val="000000" w:themeColor="text1"/>
                <w:lang w:val="en-GB"/>
              </w:rPr>
              <w:t>a</w:t>
            </w:r>
            <w:r w:rsidRPr="00E66272">
              <w:rPr>
                <w:rFonts w:ascii="Arial" w:eastAsia="Arial" w:hAnsi="Arial" w:cs="Arial" w:hint="cs"/>
                <w:color w:val="000000" w:themeColor="text1"/>
                <w:lang w:val="en-GB"/>
              </w:rPr>
              <w:t>pplicant 2</w:t>
            </w:r>
          </w:p>
        </w:tc>
      </w:tr>
      <w:tr w:rsidR="00E66272" w:rsidRPr="00E66272" w14:paraId="68F5E3C1" w14:textId="77777777" w:rsidTr="7A201926">
        <w:trPr>
          <w:trHeight w:val="300"/>
        </w:trPr>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176740" w14:textId="1778C33D"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 xml:space="preserve">Qualifications/Speciality/Classification </w:t>
            </w:r>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CDEE43" w14:textId="172DA08E" w:rsidR="737F185B" w:rsidRPr="00E66272" w:rsidRDefault="737F185B" w:rsidP="00EA6478">
            <w:pPr>
              <w:rPr>
                <w:rFonts w:ascii="Arial" w:eastAsia="Arial" w:hAnsi="Arial" w:cs="Arial"/>
                <w:color w:val="000000" w:themeColor="text1"/>
                <w:lang w:val="en-GB"/>
              </w:rPr>
            </w:pPr>
            <w:r w:rsidRPr="00E66272">
              <w:rPr>
                <w:rFonts w:ascii="Arial" w:eastAsia="Arial" w:hAnsi="Arial" w:cs="Arial" w:hint="cs"/>
                <w:color w:val="000000" w:themeColor="text1"/>
                <w:lang w:val="en-GB"/>
              </w:rPr>
              <w:t>Professor of Global Health and HIV Medicine and C</w:t>
            </w:r>
            <w:r w:rsidR="002D18CE">
              <w:rPr>
                <w:rFonts w:ascii="Arial" w:eastAsia="Arial" w:hAnsi="Arial" w:cs="Arial"/>
                <w:color w:val="000000" w:themeColor="text1"/>
                <w:lang w:val="en-GB"/>
              </w:rPr>
              <w:t xml:space="preserve">linical </w:t>
            </w:r>
            <w:r w:rsidR="00197495">
              <w:rPr>
                <w:rFonts w:ascii="Arial" w:eastAsia="Arial" w:hAnsi="Arial" w:cs="Arial"/>
                <w:color w:val="000000" w:themeColor="text1"/>
                <w:lang w:val="en-GB"/>
              </w:rPr>
              <w:t>E</w:t>
            </w:r>
            <w:r w:rsidR="002D18CE">
              <w:rPr>
                <w:rFonts w:ascii="Arial" w:eastAsia="Arial" w:hAnsi="Arial" w:cs="Arial"/>
                <w:color w:val="000000" w:themeColor="text1"/>
                <w:lang w:val="en-GB"/>
              </w:rPr>
              <w:t xml:space="preserve">pidemiologist </w:t>
            </w:r>
          </w:p>
        </w:tc>
      </w:tr>
      <w:tr w:rsidR="00E66272" w:rsidRPr="00E66272" w14:paraId="66226DA4" w14:textId="77777777" w:rsidTr="7A201926">
        <w:trPr>
          <w:trHeight w:val="300"/>
        </w:trPr>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144DE8" w14:textId="1B7BF1B1"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lastRenderedPageBreak/>
              <w:t>Contact Address</w:t>
            </w:r>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D411C1" w14:textId="75A1D66C" w:rsidR="737F185B" w:rsidRPr="00E66272" w:rsidRDefault="737F185B" w:rsidP="00E66272">
            <w:pPr>
              <w:jc w:val="both"/>
              <w:rPr>
                <w:rFonts w:ascii="Arial" w:eastAsia="Arial" w:hAnsi="Arial" w:cs="Arial"/>
                <w:color w:val="000000" w:themeColor="text1"/>
              </w:rPr>
            </w:pPr>
            <w:hyperlink r:id="rId15">
              <w:r w:rsidRPr="00E66272">
                <w:rPr>
                  <w:rStyle w:val="Hyperlink"/>
                  <w:rFonts w:ascii="Arial" w:eastAsia="Arial" w:hAnsi="Arial" w:cs="Arial" w:hint="cs"/>
                  <w:color w:val="000000" w:themeColor="text1"/>
                  <w:lang w:val="en-GB"/>
                </w:rPr>
                <w:t>Collins.iwuji@ahri.org</w:t>
              </w:r>
            </w:hyperlink>
          </w:p>
        </w:tc>
      </w:tr>
      <w:tr w:rsidR="00E66272" w:rsidRPr="00E66272" w14:paraId="4753E73C" w14:textId="77777777" w:rsidTr="7A201926">
        <w:trPr>
          <w:trHeight w:val="300"/>
        </w:trPr>
        <w:tc>
          <w:tcPr>
            <w:tcW w:w="9016"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0F1D01" w14:textId="1D38EB68" w:rsidR="737F185B" w:rsidRPr="00E66272" w:rsidRDefault="328A05E8" w:rsidP="00E66272">
            <w:pPr>
              <w:jc w:val="both"/>
              <w:rPr>
                <w:rFonts w:ascii="Arial" w:eastAsia="Arial" w:hAnsi="Arial" w:cs="Arial"/>
                <w:color w:val="000000" w:themeColor="text1"/>
                <w:lang w:val="en-GB"/>
              </w:rPr>
            </w:pPr>
            <w:hyperlink r:id="rId16">
              <w:r w:rsidRPr="00E66272">
                <w:rPr>
                  <w:rStyle w:val="Hyperlink"/>
                  <w:rFonts w:ascii="Arial" w:eastAsia="Arial" w:hAnsi="Arial" w:cs="Arial" w:hint="cs"/>
                  <w:color w:val="000000" w:themeColor="text1"/>
                  <w:lang w:val="en-GB"/>
                </w:rPr>
                <w:t>Collins Iwuji - Bio, CV, and List of Publications</w:t>
              </w:r>
            </w:hyperlink>
          </w:p>
        </w:tc>
      </w:tr>
    </w:tbl>
    <w:p w14:paraId="646BF572" w14:textId="2A6E2B96" w:rsidR="78518942" w:rsidRPr="00E66272" w:rsidRDefault="78518942" w:rsidP="00E66272">
      <w:pPr>
        <w:spacing w:line="278" w:lineRule="auto"/>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 xml:space="preserve"> </w:t>
      </w:r>
    </w:p>
    <w:tbl>
      <w:tblPr>
        <w:tblStyle w:val="TableGrid"/>
        <w:tblW w:w="9133" w:type="dxa"/>
        <w:tblInd w:w="-118" w:type="dxa"/>
        <w:tblLayout w:type="fixed"/>
        <w:tblLook w:val="06A0" w:firstRow="1" w:lastRow="0" w:firstColumn="1" w:lastColumn="0" w:noHBand="1" w:noVBand="1"/>
        <w:tblPrChange w:id="0" w:author="Heshaylia Moodliar" w:date="2024-07-29T10:58:00Z" w16du:dateUtc="2024-07-29T08:58:00Z">
          <w:tblPr>
            <w:tblStyle w:val="TableGrid"/>
            <w:tblW w:w="9133" w:type="dxa"/>
            <w:tblInd w:w="-118" w:type="dxa"/>
            <w:tblLayout w:type="fixed"/>
            <w:tblLook w:val="06A0" w:firstRow="1" w:lastRow="0" w:firstColumn="1" w:lastColumn="0" w:noHBand="1" w:noVBand="1"/>
          </w:tblPr>
        </w:tblPrChange>
      </w:tblPr>
      <w:tblGrid>
        <w:gridCol w:w="4479"/>
        <w:gridCol w:w="4654"/>
        <w:tblGridChange w:id="1">
          <w:tblGrid>
            <w:gridCol w:w="590"/>
            <w:gridCol w:w="3889"/>
            <w:gridCol w:w="590"/>
            <w:gridCol w:w="4064"/>
            <w:gridCol w:w="590"/>
          </w:tblGrid>
        </w:tblGridChange>
      </w:tblGrid>
      <w:tr w:rsidR="00E66272" w:rsidRPr="00E66272" w14:paraId="70A2E407" w14:textId="77777777" w:rsidTr="005E4CD5">
        <w:trPr>
          <w:trHeight w:val="300"/>
          <w:trPrChange w:id="2" w:author="Heshaylia Moodliar" w:date="2024-07-29T10:58:00Z" w16du:dateUtc="2024-07-29T08:58:00Z">
            <w:trPr>
              <w:gridBefore w:val="1"/>
              <w:trHeight w:val="300"/>
            </w:trPr>
          </w:trPrChange>
        </w:trPr>
        <w:tc>
          <w:tcPr>
            <w:tcW w:w="44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Change w:id="3" w:author="Heshaylia Moodliar" w:date="2024-07-29T10:58:00Z" w16du:dateUtc="2024-07-29T08:58:00Z">
              <w:tcPr>
                <w:tcW w:w="44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tcPrChange>
          </w:tcPr>
          <w:p w14:paraId="7660DE76" w14:textId="55EC6E39"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 xml:space="preserve">Name: </w:t>
            </w:r>
          </w:p>
        </w:tc>
        <w:tc>
          <w:tcPr>
            <w:tcW w:w="46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Change w:id="4" w:author="Heshaylia Moodliar" w:date="2024-07-29T10:58:00Z" w16du:dateUtc="2024-07-29T08:58:00Z">
              <w:tcPr>
                <w:tcW w:w="459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tcPrChange>
          </w:tcPr>
          <w:p w14:paraId="2C0DB28D" w14:textId="37A11675"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Kathy Baisley</w:t>
            </w:r>
          </w:p>
        </w:tc>
      </w:tr>
      <w:tr w:rsidR="00E66272" w:rsidRPr="00E66272" w14:paraId="6E4D9228" w14:textId="77777777" w:rsidTr="005E4CD5">
        <w:trPr>
          <w:trHeight w:val="300"/>
          <w:trPrChange w:id="5" w:author="Heshaylia Moodliar" w:date="2024-07-29T10:58:00Z" w16du:dateUtc="2024-07-29T08:58:00Z">
            <w:trPr>
              <w:gridBefore w:val="1"/>
              <w:trHeight w:val="300"/>
            </w:trPr>
          </w:trPrChange>
        </w:trPr>
        <w:tc>
          <w:tcPr>
            <w:tcW w:w="44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Change w:id="6" w:author="Heshaylia Moodliar" w:date="2024-07-29T10:58:00Z" w16du:dateUtc="2024-07-29T08:58:00Z">
              <w:tcPr>
                <w:tcW w:w="44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tcPrChange>
          </w:tcPr>
          <w:p w14:paraId="25A740E6" w14:textId="61DA507F"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Affiliations/Organisation</w:t>
            </w:r>
          </w:p>
        </w:tc>
        <w:tc>
          <w:tcPr>
            <w:tcW w:w="46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Change w:id="7" w:author="Heshaylia Moodliar" w:date="2024-07-29T10:58:00Z" w16du:dateUtc="2024-07-29T08:58:00Z">
              <w:tcPr>
                <w:tcW w:w="459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tcPrChange>
          </w:tcPr>
          <w:p w14:paraId="21BA0DAE" w14:textId="77777777" w:rsidR="737F185B"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AHRI</w:t>
            </w:r>
          </w:p>
          <w:p w14:paraId="56D3013B" w14:textId="5040F6B6" w:rsidR="0049182F" w:rsidRPr="00E66272" w:rsidRDefault="0049182F" w:rsidP="00E66272">
            <w:pPr>
              <w:jc w:val="both"/>
              <w:rPr>
                <w:rFonts w:ascii="Arial" w:eastAsia="Arial" w:hAnsi="Arial" w:cs="Arial"/>
                <w:color w:val="000000" w:themeColor="text1"/>
                <w:lang w:val="en-GB"/>
              </w:rPr>
            </w:pPr>
            <w:r>
              <w:rPr>
                <w:rFonts w:ascii="Arial" w:eastAsia="Arial" w:hAnsi="Arial" w:cs="Arial"/>
                <w:color w:val="000000" w:themeColor="text1"/>
                <w:lang w:val="en-GB"/>
              </w:rPr>
              <w:t>London School of Hygiene and Tropical Medicine</w:t>
            </w:r>
          </w:p>
        </w:tc>
      </w:tr>
      <w:tr w:rsidR="00E66272" w:rsidRPr="00E66272" w14:paraId="5D382787" w14:textId="77777777" w:rsidTr="005E4CD5">
        <w:trPr>
          <w:trHeight w:val="300"/>
          <w:trPrChange w:id="8" w:author="Heshaylia Moodliar" w:date="2024-07-29T10:58:00Z" w16du:dateUtc="2024-07-29T08:58:00Z">
            <w:trPr>
              <w:gridBefore w:val="1"/>
              <w:trHeight w:val="300"/>
            </w:trPr>
          </w:trPrChange>
        </w:trPr>
        <w:tc>
          <w:tcPr>
            <w:tcW w:w="44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Change w:id="9" w:author="Heshaylia Moodliar" w:date="2024-07-29T10:58:00Z" w16du:dateUtc="2024-07-29T08:58:00Z">
              <w:tcPr>
                <w:tcW w:w="44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tcPrChange>
          </w:tcPr>
          <w:p w14:paraId="57FAE1C2" w14:textId="1AB59872"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Country</w:t>
            </w:r>
          </w:p>
        </w:tc>
        <w:tc>
          <w:tcPr>
            <w:tcW w:w="46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Change w:id="10" w:author="Heshaylia Moodliar" w:date="2024-07-29T10:58:00Z" w16du:dateUtc="2024-07-29T08:58:00Z">
              <w:tcPr>
                <w:tcW w:w="459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tcPrChange>
          </w:tcPr>
          <w:p w14:paraId="426DC617" w14:textId="18C48AA0"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South Africa</w:t>
            </w:r>
          </w:p>
        </w:tc>
      </w:tr>
      <w:tr w:rsidR="00E66272" w:rsidRPr="00E66272" w14:paraId="6F463BB8" w14:textId="77777777" w:rsidTr="005E4CD5">
        <w:trPr>
          <w:trHeight w:val="300"/>
          <w:trPrChange w:id="11" w:author="Heshaylia Moodliar" w:date="2024-07-29T10:58:00Z" w16du:dateUtc="2024-07-29T08:58:00Z">
            <w:trPr>
              <w:gridBefore w:val="1"/>
              <w:trHeight w:val="300"/>
            </w:trPr>
          </w:trPrChange>
        </w:trPr>
        <w:tc>
          <w:tcPr>
            <w:tcW w:w="44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Change w:id="12" w:author="Heshaylia Moodliar" w:date="2024-07-29T10:58:00Z" w16du:dateUtc="2024-07-29T08:58:00Z">
              <w:tcPr>
                <w:tcW w:w="44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tcPrChange>
          </w:tcPr>
          <w:p w14:paraId="13CF127E" w14:textId="5D27F8C9"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 xml:space="preserve">Role </w:t>
            </w:r>
          </w:p>
        </w:tc>
        <w:tc>
          <w:tcPr>
            <w:tcW w:w="46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Change w:id="13" w:author="Heshaylia Moodliar" w:date="2024-07-29T10:58:00Z" w16du:dateUtc="2024-07-29T08:58:00Z">
              <w:tcPr>
                <w:tcW w:w="459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tcPrChange>
          </w:tcPr>
          <w:p w14:paraId="4BB030AC" w14:textId="0572D600" w:rsidR="737F185B" w:rsidRPr="00E66272" w:rsidRDefault="0B9A45F1"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 xml:space="preserve"> </w:t>
            </w:r>
            <w:r w:rsidR="7964B761" w:rsidRPr="00E66272">
              <w:rPr>
                <w:rFonts w:ascii="Arial" w:eastAsia="Arial" w:hAnsi="Arial" w:cs="Arial" w:hint="cs"/>
                <w:color w:val="000000" w:themeColor="text1"/>
                <w:lang w:val="en-GB"/>
              </w:rPr>
              <w:t>Co-applicant 3</w:t>
            </w:r>
          </w:p>
        </w:tc>
      </w:tr>
      <w:tr w:rsidR="00E66272" w:rsidRPr="00E66272" w14:paraId="58530DD4" w14:textId="77777777" w:rsidTr="005E4CD5">
        <w:trPr>
          <w:trHeight w:val="300"/>
          <w:trPrChange w:id="14" w:author="Heshaylia Moodliar" w:date="2024-07-29T10:58:00Z" w16du:dateUtc="2024-07-29T08:58:00Z">
            <w:trPr>
              <w:gridBefore w:val="1"/>
              <w:trHeight w:val="300"/>
            </w:trPr>
          </w:trPrChange>
        </w:trPr>
        <w:tc>
          <w:tcPr>
            <w:tcW w:w="44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Change w:id="15" w:author="Heshaylia Moodliar" w:date="2024-07-29T10:58:00Z" w16du:dateUtc="2024-07-29T08:58:00Z">
              <w:tcPr>
                <w:tcW w:w="44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tcPrChange>
          </w:tcPr>
          <w:p w14:paraId="6D02EC6F" w14:textId="1B48BF94"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 xml:space="preserve">Qualifications/Speciality/Classification </w:t>
            </w:r>
          </w:p>
        </w:tc>
        <w:tc>
          <w:tcPr>
            <w:tcW w:w="46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Change w:id="16" w:author="Heshaylia Moodliar" w:date="2024-07-29T10:58:00Z" w16du:dateUtc="2024-07-29T08:58:00Z">
              <w:tcPr>
                <w:tcW w:w="459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tcPrChange>
          </w:tcPr>
          <w:p w14:paraId="3E5CB8B4" w14:textId="2836F33A"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Associate Professor of Medical Statistics and Epidemiology</w:t>
            </w:r>
          </w:p>
        </w:tc>
      </w:tr>
      <w:tr w:rsidR="00E66272" w:rsidRPr="00E66272" w14:paraId="3F798F11" w14:textId="77777777" w:rsidTr="005E4CD5">
        <w:trPr>
          <w:trHeight w:val="300"/>
          <w:trPrChange w:id="17" w:author="Heshaylia Moodliar" w:date="2024-07-29T10:58:00Z" w16du:dateUtc="2024-07-29T08:58:00Z">
            <w:trPr>
              <w:gridBefore w:val="1"/>
              <w:trHeight w:val="300"/>
            </w:trPr>
          </w:trPrChange>
        </w:trPr>
        <w:tc>
          <w:tcPr>
            <w:tcW w:w="44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Change w:id="18" w:author="Heshaylia Moodliar" w:date="2024-07-29T10:58:00Z" w16du:dateUtc="2024-07-29T08:58:00Z">
              <w:tcPr>
                <w:tcW w:w="44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tcPrChange>
          </w:tcPr>
          <w:p w14:paraId="7169EAAC" w14:textId="63EEE87D" w:rsidR="737F185B" w:rsidRPr="00E66272" w:rsidRDefault="737F185B" w:rsidP="00E66272">
            <w:pPr>
              <w:jc w:val="both"/>
              <w:rPr>
                <w:rFonts w:ascii="Arial" w:eastAsia="Arial" w:hAnsi="Arial" w:cs="Arial"/>
                <w:color w:val="000000" w:themeColor="text1"/>
                <w:lang w:val="en-GB"/>
              </w:rPr>
            </w:pPr>
            <w:r w:rsidRPr="00E66272">
              <w:rPr>
                <w:rFonts w:ascii="Arial" w:eastAsia="Arial" w:hAnsi="Arial" w:cs="Arial" w:hint="cs"/>
                <w:color w:val="000000" w:themeColor="text1"/>
                <w:lang w:val="en-GB"/>
              </w:rPr>
              <w:t>Contact Address</w:t>
            </w:r>
          </w:p>
        </w:tc>
        <w:tc>
          <w:tcPr>
            <w:tcW w:w="46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Change w:id="19" w:author="Heshaylia Moodliar" w:date="2024-07-29T10:58:00Z" w16du:dateUtc="2024-07-29T08:58:00Z">
              <w:tcPr>
                <w:tcW w:w="459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tcPrChange>
          </w:tcPr>
          <w:p w14:paraId="794DCB89" w14:textId="75DE74E8" w:rsidR="737F185B" w:rsidRPr="00E66272" w:rsidRDefault="00C2719A" w:rsidP="00E66272">
            <w:pPr>
              <w:jc w:val="both"/>
              <w:rPr>
                <w:rFonts w:ascii="Arial" w:eastAsia="Arial" w:hAnsi="Arial" w:cs="Arial"/>
                <w:color w:val="000000" w:themeColor="text1"/>
              </w:rPr>
            </w:pPr>
            <w:r>
              <w:fldChar w:fldCharType="begin"/>
            </w:r>
            <w:r>
              <w:instrText>HYPERLINK "mailto:Kathy.baisley@ahri.org" \h</w:instrText>
            </w:r>
            <w:r>
              <w:fldChar w:fldCharType="separate"/>
            </w:r>
            <w:r w:rsidR="737F185B" w:rsidRPr="00E66272">
              <w:rPr>
                <w:rStyle w:val="Hyperlink"/>
                <w:rFonts w:ascii="Arial" w:eastAsia="Arial" w:hAnsi="Arial" w:cs="Arial" w:hint="cs"/>
                <w:color w:val="000000" w:themeColor="text1"/>
                <w:lang w:val="en-GB"/>
              </w:rPr>
              <w:t>Kathy.baisley@ahri.org</w:t>
            </w:r>
            <w:r>
              <w:rPr>
                <w:rStyle w:val="Hyperlink"/>
                <w:rFonts w:ascii="Arial" w:eastAsia="Arial" w:hAnsi="Arial" w:cs="Arial"/>
                <w:color w:val="000000" w:themeColor="text1"/>
                <w:lang w:val="en-GB"/>
              </w:rPr>
              <w:fldChar w:fldCharType="end"/>
            </w:r>
          </w:p>
        </w:tc>
      </w:tr>
      <w:tr w:rsidR="00E66272" w:rsidRPr="00E66272" w14:paraId="1DD9576C" w14:textId="77777777" w:rsidTr="005E4CD5">
        <w:trPr>
          <w:trHeight w:val="300"/>
          <w:trPrChange w:id="20" w:author="Heshaylia Moodliar" w:date="2024-07-29T10:58:00Z" w16du:dateUtc="2024-07-29T08:58:00Z">
            <w:trPr>
              <w:gridBefore w:val="1"/>
              <w:trHeight w:val="300"/>
            </w:trPr>
          </w:trPrChange>
        </w:trPr>
        <w:tc>
          <w:tcPr>
            <w:tcW w:w="9133"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Change w:id="21" w:author="Heshaylia Moodliar" w:date="2024-07-29T10:58:00Z" w16du:dateUtc="2024-07-29T08:58:00Z">
              <w:tcPr>
                <w:tcW w:w="901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tcPrChange>
          </w:tcPr>
          <w:p w14:paraId="7C089898" w14:textId="017D8C4E" w:rsidR="737F185B" w:rsidRPr="00E66272" w:rsidRDefault="00C2719A" w:rsidP="00E66272">
            <w:pPr>
              <w:jc w:val="both"/>
              <w:rPr>
                <w:rFonts w:ascii="Arial" w:eastAsia="Arial" w:hAnsi="Arial" w:cs="Arial"/>
                <w:color w:val="000000" w:themeColor="text1"/>
                <w:lang w:val="en-GB"/>
              </w:rPr>
            </w:pPr>
            <w:r>
              <w:fldChar w:fldCharType="begin"/>
            </w:r>
            <w:r>
              <w:instrText>HYPERLINK "https://ahriorg.sharepoint.com/sites/XanthexHeshayliaCollaborationPage/Shared%20Documents/Forms/AllItems.aspx?id=%2Fsites%2FXanthexHeshayliaCollaborationPage%2FShared%20Documents%2FWellcome%20Trust%20Data%20Prize%2FApplication%20Documents%2FTeam%20Composition%2FKathy%20Baisley%2FFinal%20Updated%20Documents%2FCV%20%2D%20Kathy%20Baisley%2Epdf&amp;viewid=315562cc%2D5ed6%2D495c%2D9044%2D39276b28bf40&amp;parent=%2Fsites%2FXanthexHeshayliaCollaborationPage%2FShared%20Documents%2FWellcome%20Trust%20Data%20Prize%2FApplication%20Documents%2FTeam%20Composition%2FKathy%20Baisley%2FFinal%20Updated%20Documents" \h</w:instrText>
            </w:r>
            <w:r>
              <w:fldChar w:fldCharType="separate"/>
            </w:r>
            <w:r w:rsidR="4649E1A6" w:rsidRPr="00E66272">
              <w:rPr>
                <w:rStyle w:val="Hyperlink"/>
                <w:rFonts w:ascii="Arial" w:eastAsia="Arial" w:hAnsi="Arial" w:cs="Arial" w:hint="cs"/>
                <w:color w:val="000000" w:themeColor="text1"/>
                <w:lang w:val="en-GB"/>
              </w:rPr>
              <w:t>Kathy Baisley - Bio, CV, and List of Publications</w:t>
            </w:r>
            <w:r>
              <w:rPr>
                <w:rStyle w:val="Hyperlink"/>
                <w:rFonts w:ascii="Arial" w:eastAsia="Arial" w:hAnsi="Arial" w:cs="Arial"/>
                <w:color w:val="000000" w:themeColor="text1"/>
                <w:lang w:val="en-GB"/>
              </w:rPr>
              <w:fldChar w:fldCharType="end"/>
            </w:r>
          </w:p>
        </w:tc>
      </w:tr>
    </w:tbl>
    <w:p w14:paraId="614B7647" w14:textId="0D0C1EF7" w:rsidR="737F185B" w:rsidRDefault="737F185B" w:rsidP="00E66272">
      <w:pPr>
        <w:jc w:val="both"/>
        <w:rPr>
          <w:ins w:id="22" w:author="Heshaylia Moodliar" w:date="2024-07-29T10:58:00Z" w16du:dateUtc="2024-07-29T08:58:00Z"/>
          <w:rFonts w:ascii="Arial" w:eastAsia="Arial" w:hAnsi="Arial" w:cs="Arial"/>
          <w:color w:val="000000" w:themeColor="text1"/>
        </w:rPr>
      </w:pPr>
    </w:p>
    <w:p w14:paraId="70C4EB5D" w14:textId="77777777" w:rsidR="005E4CD5" w:rsidRDefault="005E4CD5" w:rsidP="00E66272">
      <w:pPr>
        <w:jc w:val="both"/>
        <w:rPr>
          <w:ins w:id="23" w:author="Heshaylia Moodliar" w:date="2024-07-29T10:56:00Z" w16du:dateUtc="2024-07-29T08:56:00Z"/>
          <w:rFonts w:ascii="Arial" w:eastAsia="Arial" w:hAnsi="Arial" w:cs="Arial"/>
          <w:color w:val="000000" w:themeColor="text1"/>
        </w:rPr>
      </w:pPr>
    </w:p>
    <w:tbl>
      <w:tblPr>
        <w:tblStyle w:val="TableGrid"/>
        <w:tblW w:w="9016" w:type="dxa"/>
        <w:tblLook w:val="04A0" w:firstRow="1" w:lastRow="0" w:firstColumn="1" w:lastColumn="0" w:noHBand="0" w:noVBand="1"/>
        <w:tblPrChange w:id="24" w:author="Heshaylia Moodliar" w:date="2024-07-29T10:57:00Z" w16du:dateUtc="2024-07-29T08:57:00Z">
          <w:tblPr>
            <w:tblStyle w:val="TableGrid"/>
            <w:tblW w:w="0" w:type="auto"/>
            <w:tblLook w:val="04A0" w:firstRow="1" w:lastRow="0" w:firstColumn="1" w:lastColumn="0" w:noHBand="0" w:noVBand="1"/>
          </w:tblPr>
        </w:tblPrChange>
      </w:tblPr>
      <w:tblGrid>
        <w:gridCol w:w="4508"/>
        <w:gridCol w:w="4508"/>
        <w:tblGridChange w:id="25">
          <w:tblGrid>
            <w:gridCol w:w="4508"/>
            <w:gridCol w:w="4508"/>
          </w:tblGrid>
        </w:tblGridChange>
      </w:tblGrid>
      <w:tr w:rsidR="005E4CD5" w14:paraId="703CA450" w14:textId="77777777" w:rsidTr="005E4CD5">
        <w:trPr>
          <w:ins w:id="26" w:author="Heshaylia Moodliar" w:date="2024-07-29T10:56:00Z"/>
        </w:trPr>
        <w:tc>
          <w:tcPr>
            <w:tcW w:w="4508" w:type="dxa"/>
            <w:tcPrChange w:id="27" w:author="Heshaylia Moodliar" w:date="2024-07-29T10:57:00Z" w16du:dateUtc="2024-07-29T08:57:00Z">
              <w:tcPr>
                <w:tcW w:w="4508" w:type="dxa"/>
              </w:tcPr>
            </w:tcPrChange>
          </w:tcPr>
          <w:p w14:paraId="7C2DF17F" w14:textId="232E4BEB" w:rsidR="005E4CD5" w:rsidRDefault="005E4CD5" w:rsidP="005E4CD5">
            <w:pPr>
              <w:jc w:val="both"/>
              <w:rPr>
                <w:ins w:id="28" w:author="Heshaylia Moodliar" w:date="2024-07-29T10:56:00Z" w16du:dateUtc="2024-07-29T08:56:00Z"/>
                <w:rFonts w:ascii="Arial" w:eastAsia="Arial" w:hAnsi="Arial" w:cs="Arial"/>
                <w:color w:val="000000" w:themeColor="text1"/>
              </w:rPr>
            </w:pPr>
            <w:ins w:id="29" w:author="Heshaylia Moodliar" w:date="2024-07-29T10:56:00Z" w16du:dateUtc="2024-07-29T08:56:00Z">
              <w:r>
                <w:rPr>
                  <w:rFonts w:ascii="Arial" w:eastAsia="Arial" w:hAnsi="Arial" w:cs="Arial"/>
                  <w:color w:val="000000" w:themeColor="text1"/>
                </w:rPr>
                <w:t>Name:</w:t>
              </w:r>
            </w:ins>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Change w:id="30" w:author="Heshaylia Moodliar" w:date="2024-07-29T10:57:00Z" w16du:dateUtc="2024-07-29T08:57:00Z">
              <w:tcPr>
                <w:tcW w:w="4508" w:type="dxa"/>
              </w:tcPr>
            </w:tcPrChange>
          </w:tcPr>
          <w:p w14:paraId="099690C6" w14:textId="2F48D87F" w:rsidR="005E4CD5" w:rsidRDefault="005E4CD5" w:rsidP="005E4CD5">
            <w:pPr>
              <w:jc w:val="both"/>
              <w:rPr>
                <w:ins w:id="31" w:author="Heshaylia Moodliar" w:date="2024-07-29T10:56:00Z" w16du:dateUtc="2024-07-29T08:56:00Z"/>
                <w:rFonts w:ascii="Arial" w:eastAsia="Arial" w:hAnsi="Arial" w:cs="Arial"/>
                <w:color w:val="000000" w:themeColor="text1"/>
              </w:rPr>
            </w:pPr>
            <w:ins w:id="32" w:author="Heshaylia Moodliar" w:date="2024-07-29T10:57:00Z" w16du:dateUtc="2024-07-29T08:57:00Z">
              <w:r w:rsidRPr="00E66272">
                <w:rPr>
                  <w:rFonts w:ascii="Arial" w:eastAsia="Arial" w:hAnsi="Arial" w:cs="Arial" w:hint="cs"/>
                  <w:color w:val="000000" w:themeColor="text1"/>
                  <w:lang w:val="en-GB"/>
                </w:rPr>
                <w:t>Kobus Herbst</w:t>
              </w:r>
            </w:ins>
          </w:p>
        </w:tc>
      </w:tr>
      <w:tr w:rsidR="005E4CD5" w14:paraId="7B054A5C" w14:textId="77777777" w:rsidTr="005E4CD5">
        <w:trPr>
          <w:ins w:id="33" w:author="Heshaylia Moodliar" w:date="2024-07-29T10:56:00Z"/>
        </w:trPr>
        <w:tc>
          <w:tcPr>
            <w:tcW w:w="4508" w:type="dxa"/>
            <w:tcPrChange w:id="34" w:author="Heshaylia Moodliar" w:date="2024-07-29T10:57:00Z" w16du:dateUtc="2024-07-29T08:57:00Z">
              <w:tcPr>
                <w:tcW w:w="4508" w:type="dxa"/>
              </w:tcPr>
            </w:tcPrChange>
          </w:tcPr>
          <w:p w14:paraId="61788D97" w14:textId="7B464878" w:rsidR="005E4CD5" w:rsidRDefault="005E4CD5" w:rsidP="005E4CD5">
            <w:pPr>
              <w:jc w:val="both"/>
              <w:rPr>
                <w:ins w:id="35" w:author="Heshaylia Moodliar" w:date="2024-07-29T10:56:00Z" w16du:dateUtc="2024-07-29T08:56:00Z"/>
                <w:rFonts w:ascii="Arial" w:eastAsia="Arial" w:hAnsi="Arial" w:cs="Arial"/>
                <w:color w:val="000000" w:themeColor="text1"/>
              </w:rPr>
            </w:pPr>
            <w:ins w:id="36" w:author="Heshaylia Moodliar" w:date="2024-07-29T10:56:00Z" w16du:dateUtc="2024-07-29T08:56:00Z">
              <w:r>
                <w:rPr>
                  <w:rFonts w:ascii="Arial" w:eastAsia="Arial" w:hAnsi="Arial" w:cs="Arial"/>
                  <w:color w:val="000000" w:themeColor="text1"/>
                </w:rPr>
                <w:t>Affiliations/Organisati</w:t>
              </w:r>
            </w:ins>
            <w:ins w:id="37" w:author="Heshaylia Moodliar" w:date="2024-07-29T10:57:00Z" w16du:dateUtc="2024-07-29T08:57:00Z">
              <w:r>
                <w:rPr>
                  <w:rFonts w:ascii="Arial" w:eastAsia="Arial" w:hAnsi="Arial" w:cs="Arial"/>
                  <w:color w:val="000000" w:themeColor="text1"/>
                </w:rPr>
                <w:t>on</w:t>
              </w:r>
            </w:ins>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Change w:id="38" w:author="Heshaylia Moodliar" w:date="2024-07-29T10:57:00Z" w16du:dateUtc="2024-07-29T08:57:00Z">
              <w:tcPr>
                <w:tcW w:w="4508" w:type="dxa"/>
              </w:tcPr>
            </w:tcPrChange>
          </w:tcPr>
          <w:p w14:paraId="18A63D81" w14:textId="77777777" w:rsidR="005E4CD5" w:rsidRDefault="005E4CD5" w:rsidP="005E4CD5">
            <w:pPr>
              <w:jc w:val="both"/>
              <w:rPr>
                <w:ins w:id="39" w:author="Heshaylia Moodliar" w:date="2024-07-29T10:57:00Z" w16du:dateUtc="2024-07-29T08:57:00Z"/>
                <w:rFonts w:ascii="Arial" w:eastAsia="Arial" w:hAnsi="Arial" w:cs="Arial"/>
                <w:color w:val="000000" w:themeColor="text1"/>
                <w:lang w:val="en-GB"/>
              </w:rPr>
            </w:pPr>
            <w:ins w:id="40" w:author="Heshaylia Moodliar" w:date="2024-07-29T10:57:00Z" w16du:dateUtc="2024-07-29T08:57:00Z">
              <w:r w:rsidRPr="00E66272">
                <w:rPr>
                  <w:rFonts w:ascii="Arial" w:eastAsia="Arial" w:hAnsi="Arial" w:cs="Arial" w:hint="cs"/>
                  <w:color w:val="000000" w:themeColor="text1"/>
                  <w:lang w:val="en-GB"/>
                </w:rPr>
                <w:t>AHRI</w:t>
              </w:r>
            </w:ins>
          </w:p>
          <w:p w14:paraId="68DCD5DC" w14:textId="3C924EA3" w:rsidR="005E4CD5" w:rsidRDefault="005E4CD5" w:rsidP="005E4CD5">
            <w:pPr>
              <w:jc w:val="both"/>
              <w:rPr>
                <w:ins w:id="41" w:author="Heshaylia Moodliar" w:date="2024-07-29T10:56:00Z" w16du:dateUtc="2024-07-29T08:56:00Z"/>
                <w:rFonts w:ascii="Arial" w:eastAsia="Arial" w:hAnsi="Arial" w:cs="Arial"/>
                <w:color w:val="000000" w:themeColor="text1"/>
              </w:rPr>
            </w:pPr>
            <w:ins w:id="42" w:author="Heshaylia Moodliar" w:date="2024-07-29T10:57:00Z" w16du:dateUtc="2024-07-29T08:57:00Z">
              <w:r>
                <w:rPr>
                  <w:rFonts w:ascii="Arial" w:eastAsia="Arial" w:hAnsi="Arial" w:cs="Arial"/>
                  <w:color w:val="000000" w:themeColor="text1"/>
                  <w:lang w:val="en-GB"/>
                </w:rPr>
                <w:t>DSI-SAMRC South African Population Research Infrastructure Network (SAPRIN)</w:t>
              </w:r>
            </w:ins>
          </w:p>
        </w:tc>
      </w:tr>
      <w:tr w:rsidR="005E4CD5" w14:paraId="56922126" w14:textId="77777777" w:rsidTr="005E4CD5">
        <w:trPr>
          <w:ins w:id="43" w:author="Heshaylia Moodliar" w:date="2024-07-29T10:56:00Z"/>
        </w:trPr>
        <w:tc>
          <w:tcPr>
            <w:tcW w:w="4508" w:type="dxa"/>
            <w:tcPrChange w:id="44" w:author="Heshaylia Moodliar" w:date="2024-07-29T10:57:00Z" w16du:dateUtc="2024-07-29T08:57:00Z">
              <w:tcPr>
                <w:tcW w:w="4508" w:type="dxa"/>
              </w:tcPr>
            </w:tcPrChange>
          </w:tcPr>
          <w:p w14:paraId="1502ABC7" w14:textId="43B165C7" w:rsidR="005E4CD5" w:rsidRDefault="005E4CD5" w:rsidP="005E4CD5">
            <w:pPr>
              <w:jc w:val="both"/>
              <w:rPr>
                <w:ins w:id="45" w:author="Heshaylia Moodliar" w:date="2024-07-29T10:56:00Z" w16du:dateUtc="2024-07-29T08:56:00Z"/>
                <w:rFonts w:ascii="Arial" w:eastAsia="Arial" w:hAnsi="Arial" w:cs="Arial"/>
                <w:color w:val="000000" w:themeColor="text1"/>
              </w:rPr>
            </w:pPr>
            <w:ins w:id="46" w:author="Heshaylia Moodliar" w:date="2024-07-29T10:57:00Z" w16du:dateUtc="2024-07-29T08:57:00Z">
              <w:r>
                <w:rPr>
                  <w:rFonts w:ascii="Arial" w:eastAsia="Arial" w:hAnsi="Arial" w:cs="Arial"/>
                  <w:color w:val="000000" w:themeColor="text1"/>
                </w:rPr>
                <w:t>Country</w:t>
              </w:r>
            </w:ins>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Change w:id="47" w:author="Heshaylia Moodliar" w:date="2024-07-29T10:57:00Z" w16du:dateUtc="2024-07-29T08:57:00Z">
              <w:tcPr>
                <w:tcW w:w="4508" w:type="dxa"/>
              </w:tcPr>
            </w:tcPrChange>
          </w:tcPr>
          <w:p w14:paraId="2284AA9E" w14:textId="53DF95B6" w:rsidR="005E4CD5" w:rsidRDefault="005E4CD5" w:rsidP="005E4CD5">
            <w:pPr>
              <w:jc w:val="both"/>
              <w:rPr>
                <w:ins w:id="48" w:author="Heshaylia Moodliar" w:date="2024-07-29T10:56:00Z" w16du:dateUtc="2024-07-29T08:56:00Z"/>
                <w:rFonts w:ascii="Arial" w:eastAsia="Arial" w:hAnsi="Arial" w:cs="Arial"/>
                <w:color w:val="000000" w:themeColor="text1"/>
              </w:rPr>
            </w:pPr>
            <w:ins w:id="49" w:author="Heshaylia Moodliar" w:date="2024-07-29T10:57:00Z" w16du:dateUtc="2024-07-29T08:57:00Z">
              <w:r w:rsidRPr="00E66272">
                <w:rPr>
                  <w:rFonts w:ascii="Arial" w:eastAsia="Arial" w:hAnsi="Arial" w:cs="Arial" w:hint="cs"/>
                  <w:color w:val="000000" w:themeColor="text1"/>
                  <w:lang w:val="en-GB"/>
                </w:rPr>
                <w:t>South Africa</w:t>
              </w:r>
            </w:ins>
          </w:p>
        </w:tc>
      </w:tr>
      <w:tr w:rsidR="005E4CD5" w14:paraId="250BB550" w14:textId="77777777" w:rsidTr="005E4CD5">
        <w:trPr>
          <w:ins w:id="50" w:author="Heshaylia Moodliar" w:date="2024-07-29T10:56:00Z"/>
        </w:trPr>
        <w:tc>
          <w:tcPr>
            <w:tcW w:w="4508" w:type="dxa"/>
            <w:tcPrChange w:id="51" w:author="Heshaylia Moodliar" w:date="2024-07-29T10:57:00Z" w16du:dateUtc="2024-07-29T08:57:00Z">
              <w:tcPr>
                <w:tcW w:w="4508" w:type="dxa"/>
              </w:tcPr>
            </w:tcPrChange>
          </w:tcPr>
          <w:p w14:paraId="3F0EA006" w14:textId="4B7500F7" w:rsidR="005E4CD5" w:rsidRDefault="005E4CD5" w:rsidP="005E4CD5">
            <w:pPr>
              <w:jc w:val="both"/>
              <w:rPr>
                <w:ins w:id="52" w:author="Heshaylia Moodliar" w:date="2024-07-29T10:56:00Z" w16du:dateUtc="2024-07-29T08:56:00Z"/>
                <w:rFonts w:ascii="Arial" w:eastAsia="Arial" w:hAnsi="Arial" w:cs="Arial"/>
                <w:color w:val="000000" w:themeColor="text1"/>
              </w:rPr>
            </w:pPr>
            <w:ins w:id="53" w:author="Heshaylia Moodliar" w:date="2024-07-29T10:57:00Z" w16du:dateUtc="2024-07-29T08:57:00Z">
              <w:r>
                <w:rPr>
                  <w:rFonts w:ascii="Arial" w:eastAsia="Arial" w:hAnsi="Arial" w:cs="Arial"/>
                  <w:color w:val="000000" w:themeColor="text1"/>
                </w:rPr>
                <w:t>Role</w:t>
              </w:r>
            </w:ins>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Change w:id="54" w:author="Heshaylia Moodliar" w:date="2024-07-29T10:57:00Z" w16du:dateUtc="2024-07-29T08:57:00Z">
              <w:tcPr>
                <w:tcW w:w="4508" w:type="dxa"/>
              </w:tcPr>
            </w:tcPrChange>
          </w:tcPr>
          <w:p w14:paraId="2F1DCB44" w14:textId="437F406F" w:rsidR="005E4CD5" w:rsidRDefault="005E4CD5" w:rsidP="005E4CD5">
            <w:pPr>
              <w:jc w:val="both"/>
              <w:rPr>
                <w:ins w:id="55" w:author="Heshaylia Moodliar" w:date="2024-07-29T10:56:00Z" w16du:dateUtc="2024-07-29T08:56:00Z"/>
                <w:rFonts w:ascii="Arial" w:eastAsia="Arial" w:hAnsi="Arial" w:cs="Arial"/>
                <w:color w:val="000000" w:themeColor="text1"/>
              </w:rPr>
            </w:pPr>
            <w:ins w:id="56" w:author="Heshaylia Moodliar" w:date="2024-07-29T10:57:00Z" w16du:dateUtc="2024-07-29T08:57:00Z">
              <w:r w:rsidRPr="00E66272">
                <w:rPr>
                  <w:rFonts w:ascii="Arial" w:eastAsia="Arial" w:hAnsi="Arial" w:cs="Arial" w:hint="cs"/>
                  <w:color w:val="000000" w:themeColor="text1"/>
                  <w:lang w:val="en-GB"/>
                </w:rPr>
                <w:t xml:space="preserve"> Co-applicant 4</w:t>
              </w:r>
            </w:ins>
          </w:p>
        </w:tc>
      </w:tr>
      <w:tr w:rsidR="005E4CD5" w14:paraId="6BF12C91" w14:textId="77777777" w:rsidTr="005E4CD5">
        <w:trPr>
          <w:ins w:id="57" w:author="Heshaylia Moodliar" w:date="2024-07-29T10:56:00Z"/>
        </w:trPr>
        <w:tc>
          <w:tcPr>
            <w:tcW w:w="4508" w:type="dxa"/>
            <w:tcPrChange w:id="58" w:author="Heshaylia Moodliar" w:date="2024-07-29T10:57:00Z" w16du:dateUtc="2024-07-29T08:57:00Z">
              <w:tcPr>
                <w:tcW w:w="4508" w:type="dxa"/>
              </w:tcPr>
            </w:tcPrChange>
          </w:tcPr>
          <w:p w14:paraId="4D378E16" w14:textId="5A9BC67D" w:rsidR="005E4CD5" w:rsidRDefault="005E4CD5" w:rsidP="005E4CD5">
            <w:pPr>
              <w:jc w:val="both"/>
              <w:rPr>
                <w:ins w:id="59" w:author="Heshaylia Moodliar" w:date="2024-07-29T10:56:00Z" w16du:dateUtc="2024-07-29T08:56:00Z"/>
                <w:rFonts w:ascii="Arial" w:eastAsia="Arial" w:hAnsi="Arial" w:cs="Arial"/>
                <w:color w:val="000000" w:themeColor="text1"/>
              </w:rPr>
            </w:pPr>
            <w:ins w:id="60" w:author="Heshaylia Moodliar" w:date="2024-07-29T10:57:00Z" w16du:dateUtc="2024-07-29T08:57:00Z">
              <w:r>
                <w:rPr>
                  <w:rFonts w:ascii="Arial" w:eastAsia="Arial" w:hAnsi="Arial" w:cs="Arial"/>
                  <w:color w:val="000000" w:themeColor="text1"/>
                </w:rPr>
                <w:t>Qualifications/Speciality/Classification</w:t>
              </w:r>
            </w:ins>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Change w:id="61" w:author="Heshaylia Moodliar" w:date="2024-07-29T10:57:00Z" w16du:dateUtc="2024-07-29T08:57:00Z">
              <w:tcPr>
                <w:tcW w:w="4508" w:type="dxa"/>
              </w:tcPr>
            </w:tcPrChange>
          </w:tcPr>
          <w:p w14:paraId="6752BB88" w14:textId="03D7A996" w:rsidR="005E4CD5" w:rsidRDefault="005E4CD5" w:rsidP="005E4CD5">
            <w:pPr>
              <w:jc w:val="both"/>
              <w:rPr>
                <w:ins w:id="62" w:author="Heshaylia Moodliar" w:date="2024-07-29T10:56:00Z" w16du:dateUtc="2024-07-29T08:56:00Z"/>
                <w:rFonts w:ascii="Arial" w:eastAsia="Arial" w:hAnsi="Arial" w:cs="Arial"/>
                <w:color w:val="000000" w:themeColor="text1"/>
              </w:rPr>
            </w:pPr>
            <w:ins w:id="63" w:author="Heshaylia Moodliar" w:date="2024-07-29T10:57:00Z" w16du:dateUtc="2024-07-29T08:57:00Z">
              <w:r w:rsidRPr="00E66272">
                <w:rPr>
                  <w:rFonts w:ascii="Arial" w:eastAsia="Arial" w:hAnsi="Arial" w:cs="Arial" w:hint="cs"/>
                  <w:color w:val="000000" w:themeColor="text1"/>
                  <w:lang w:val="en-GB"/>
                </w:rPr>
                <w:t>Director for Population Science</w:t>
              </w:r>
            </w:ins>
          </w:p>
        </w:tc>
      </w:tr>
      <w:tr w:rsidR="005E4CD5" w14:paraId="0711DCFE" w14:textId="77777777" w:rsidTr="005E4CD5">
        <w:trPr>
          <w:ins w:id="64" w:author="Heshaylia Moodliar" w:date="2024-07-29T10:56:00Z"/>
        </w:trPr>
        <w:tc>
          <w:tcPr>
            <w:tcW w:w="4508" w:type="dxa"/>
            <w:tcPrChange w:id="65" w:author="Heshaylia Moodliar" w:date="2024-07-29T10:57:00Z" w16du:dateUtc="2024-07-29T08:57:00Z">
              <w:tcPr>
                <w:tcW w:w="4508" w:type="dxa"/>
              </w:tcPr>
            </w:tcPrChange>
          </w:tcPr>
          <w:p w14:paraId="1E47A08D" w14:textId="0F03BD15" w:rsidR="005E4CD5" w:rsidRDefault="005E4CD5" w:rsidP="005E4CD5">
            <w:pPr>
              <w:jc w:val="both"/>
              <w:rPr>
                <w:ins w:id="66" w:author="Heshaylia Moodliar" w:date="2024-07-29T10:56:00Z" w16du:dateUtc="2024-07-29T08:56:00Z"/>
                <w:rFonts w:ascii="Arial" w:eastAsia="Arial" w:hAnsi="Arial" w:cs="Arial"/>
                <w:color w:val="000000" w:themeColor="text1"/>
              </w:rPr>
            </w:pPr>
            <w:ins w:id="67" w:author="Heshaylia Moodliar" w:date="2024-07-29T10:57:00Z" w16du:dateUtc="2024-07-29T08:57:00Z">
              <w:r>
                <w:rPr>
                  <w:rFonts w:ascii="Arial" w:eastAsia="Arial" w:hAnsi="Arial" w:cs="Arial"/>
                  <w:color w:val="000000" w:themeColor="text1"/>
                </w:rPr>
                <w:t>Contact Address</w:t>
              </w:r>
            </w:ins>
          </w:p>
        </w:tc>
        <w:tc>
          <w:tcPr>
            <w:tcW w:w="4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Change w:id="68" w:author="Heshaylia Moodliar" w:date="2024-07-29T10:57:00Z" w16du:dateUtc="2024-07-29T08:57:00Z">
              <w:tcPr>
                <w:tcW w:w="4508" w:type="dxa"/>
              </w:tcPr>
            </w:tcPrChange>
          </w:tcPr>
          <w:p w14:paraId="3CE70E06" w14:textId="03918902" w:rsidR="005E4CD5" w:rsidRDefault="005E4CD5" w:rsidP="005E4CD5">
            <w:pPr>
              <w:jc w:val="both"/>
              <w:rPr>
                <w:ins w:id="69" w:author="Heshaylia Moodliar" w:date="2024-07-29T10:56:00Z" w16du:dateUtc="2024-07-29T08:56:00Z"/>
                <w:rFonts w:ascii="Arial" w:eastAsia="Arial" w:hAnsi="Arial" w:cs="Arial"/>
                <w:color w:val="000000" w:themeColor="text1"/>
              </w:rPr>
            </w:pPr>
            <w:ins w:id="70" w:author="Heshaylia Moodliar" w:date="2024-07-29T10:57:00Z" w16du:dateUtc="2024-07-29T08:57:00Z">
              <w:r>
                <w:fldChar w:fldCharType="begin"/>
              </w:r>
              <w:r>
                <w:instrText>HYPERLINK "mailto:Kathy.baisley@ahri.org" \h</w:instrText>
              </w:r>
              <w:r>
                <w:fldChar w:fldCharType="separate"/>
              </w:r>
              <w:r w:rsidRPr="00E66272">
                <w:rPr>
                  <w:rStyle w:val="Hyperlink"/>
                  <w:rFonts w:ascii="Arial" w:eastAsia="Arial" w:hAnsi="Arial" w:cs="Arial" w:hint="cs"/>
                  <w:color w:val="000000" w:themeColor="text1"/>
                  <w:lang w:val="en-GB"/>
                </w:rPr>
                <w:t>kobus.herbst@ahri.org</w:t>
              </w:r>
              <w:r>
                <w:rPr>
                  <w:rStyle w:val="Hyperlink"/>
                  <w:rFonts w:ascii="Arial" w:eastAsia="Arial" w:hAnsi="Arial" w:cs="Arial"/>
                  <w:color w:val="000000" w:themeColor="text1"/>
                  <w:lang w:val="en-GB"/>
                </w:rPr>
                <w:fldChar w:fldCharType="end"/>
              </w:r>
            </w:ins>
          </w:p>
        </w:tc>
      </w:tr>
      <w:tr w:rsidR="0017113D" w14:paraId="3D92748E" w14:textId="77777777" w:rsidTr="00D216B0">
        <w:trPr>
          <w:ins w:id="71" w:author="Heshaylia Moodliar" w:date="2024-07-29T10:56:00Z"/>
        </w:trPr>
        <w:tc>
          <w:tcPr>
            <w:tcW w:w="9016" w:type="dxa"/>
            <w:gridSpan w:val="2"/>
          </w:tcPr>
          <w:p w14:paraId="6426BFA1" w14:textId="23A1C581" w:rsidR="0017113D" w:rsidRDefault="0017113D" w:rsidP="005E4CD5">
            <w:pPr>
              <w:jc w:val="both"/>
              <w:rPr>
                <w:ins w:id="72" w:author="Heshaylia Moodliar" w:date="2024-07-29T10:56:00Z" w16du:dateUtc="2024-07-29T08:56:00Z"/>
                <w:rFonts w:ascii="Arial" w:eastAsia="Arial" w:hAnsi="Arial" w:cs="Arial"/>
                <w:color w:val="000000" w:themeColor="text1"/>
              </w:rPr>
            </w:pPr>
            <w:ins w:id="73" w:author="Heshaylia Moodliar" w:date="2024-07-29T11:01:00Z" w16du:dateUtc="2024-07-29T09:01:00Z">
              <w:r>
                <w:rPr>
                  <w:rFonts w:ascii="Arial" w:eastAsia="Arial" w:hAnsi="Arial" w:cs="Arial"/>
                  <w:color w:val="000000" w:themeColor="text1"/>
                </w:rPr>
                <w:fldChar w:fldCharType="begin"/>
              </w:r>
              <w:r>
                <w:rPr>
                  <w:rFonts w:ascii="Arial" w:eastAsia="Arial" w:hAnsi="Arial" w:cs="Arial"/>
                  <w:color w:val="000000" w:themeColor="text1"/>
                </w:rPr>
                <w:instrText>HYPERLINK "https://ahriorg.sharepoint.com/sites/XanthexHeshayliaCollaborationPage/Shared%20Documents/Forms/AllItems.aspx?id=%2Fsites%2FXanthexHeshayliaCollaborationPage%2FShared%20Documents%2FWellcome%20Trust%20Data%20Prize%2FGrant%20Submission%20Attachments%2FCV%20%2D%20Kobus%20Herbst%2Epdf&amp;viewid=315562cc%2D5ed6%2D495c%2D9044%2D39276b28bf40&amp;parent=%2Fsites%2FXanthexHeshayliaCollaborationPage%2FShared%20Documents%2FWellcome%20Trust%20Data%20Prize%2FGrant%20Submission%20Attachments"</w:instrText>
              </w:r>
              <w:r>
                <w:rPr>
                  <w:rFonts w:ascii="Arial" w:eastAsia="Arial" w:hAnsi="Arial" w:cs="Arial"/>
                  <w:color w:val="000000" w:themeColor="text1"/>
                </w:rPr>
              </w:r>
              <w:r>
                <w:rPr>
                  <w:rFonts w:ascii="Arial" w:eastAsia="Arial" w:hAnsi="Arial" w:cs="Arial"/>
                  <w:color w:val="000000" w:themeColor="text1"/>
                </w:rPr>
                <w:fldChar w:fldCharType="separate"/>
              </w:r>
              <w:r w:rsidRPr="0017113D">
                <w:rPr>
                  <w:rStyle w:val="Hyperlink"/>
                  <w:rFonts w:ascii="Arial" w:eastAsia="Arial" w:hAnsi="Arial" w:cs="Arial"/>
                </w:rPr>
                <w:t>Kobus Herbst - Bio, CV, and List of Publications</w:t>
              </w:r>
              <w:r>
                <w:rPr>
                  <w:rFonts w:ascii="Arial" w:eastAsia="Arial" w:hAnsi="Arial" w:cs="Arial"/>
                  <w:color w:val="000000" w:themeColor="text1"/>
                </w:rPr>
                <w:fldChar w:fldCharType="end"/>
              </w:r>
            </w:ins>
          </w:p>
        </w:tc>
      </w:tr>
    </w:tbl>
    <w:p w14:paraId="6A94BB2D" w14:textId="77777777" w:rsidR="0016174A" w:rsidRDefault="0016174A" w:rsidP="00E66272">
      <w:pPr>
        <w:jc w:val="both"/>
        <w:rPr>
          <w:ins w:id="74" w:author="Heshaylia Moodliar" w:date="2024-07-29T10:56:00Z" w16du:dateUtc="2024-07-29T08:56:00Z"/>
          <w:rFonts w:ascii="Arial" w:eastAsia="Arial" w:hAnsi="Arial" w:cs="Arial"/>
          <w:color w:val="000000" w:themeColor="text1"/>
        </w:rPr>
      </w:pPr>
    </w:p>
    <w:p w14:paraId="5C448659" w14:textId="77777777" w:rsidR="0016174A" w:rsidRDefault="0016174A" w:rsidP="00E66272">
      <w:pPr>
        <w:jc w:val="both"/>
        <w:rPr>
          <w:ins w:id="75" w:author="Heshaylia Moodliar" w:date="2024-07-29T10:56:00Z" w16du:dateUtc="2024-07-29T08:56:00Z"/>
          <w:rFonts w:ascii="Arial" w:eastAsia="Arial" w:hAnsi="Arial" w:cs="Arial"/>
          <w:color w:val="000000" w:themeColor="text1"/>
        </w:rPr>
      </w:pPr>
    </w:p>
    <w:p w14:paraId="5C912BB4" w14:textId="77777777" w:rsidR="0016174A" w:rsidRPr="00E66272" w:rsidRDefault="0016174A" w:rsidP="00E66272">
      <w:pPr>
        <w:jc w:val="both"/>
        <w:rPr>
          <w:rFonts w:ascii="Arial" w:eastAsia="Arial" w:hAnsi="Arial" w:cs="Arial"/>
          <w:color w:val="000000" w:themeColor="text1"/>
        </w:rPr>
      </w:pPr>
    </w:p>
    <w:p w14:paraId="7F79F9A6" w14:textId="5A9F59D6" w:rsidR="008F12D3" w:rsidRPr="00E66272" w:rsidRDefault="035BC0EA" w:rsidP="00E66272">
      <w:pPr>
        <w:jc w:val="both"/>
        <w:rPr>
          <w:rFonts w:ascii="Arial" w:hAnsi="Arial" w:cs="Arial"/>
          <w:color w:val="000000" w:themeColor="text1"/>
        </w:rPr>
      </w:pPr>
      <w:r w:rsidRPr="00E66272">
        <w:rPr>
          <w:rFonts w:ascii="Arial" w:hAnsi="Arial" w:cs="Arial" w:hint="cs"/>
          <w:b/>
          <w:bCs/>
          <w:color w:val="000000" w:themeColor="text1"/>
          <w:lang w:val="en-GB"/>
        </w:rPr>
        <w:t xml:space="preserve">Description of team diversity (max 350 words) </w:t>
      </w:r>
    </w:p>
    <w:p w14:paraId="3C7584FD" w14:textId="260E6DC9" w:rsidR="00050A75" w:rsidRPr="00E66272" w:rsidRDefault="5EE414CE" w:rsidP="5F7C5B9A">
      <w:pPr>
        <w:jc w:val="both"/>
        <w:rPr>
          <w:rFonts w:ascii="Arial" w:hAnsi="Arial" w:cs="Arial"/>
          <w:color w:val="000000" w:themeColor="text1"/>
        </w:rPr>
      </w:pPr>
      <w:r w:rsidRPr="5F7C5B9A">
        <w:rPr>
          <w:rFonts w:ascii="Arial" w:hAnsi="Arial" w:cs="Arial"/>
          <w:color w:val="000000" w:themeColor="text1"/>
        </w:rPr>
        <w:t xml:space="preserve">Our </w:t>
      </w:r>
      <w:r w:rsidR="517F9882" w:rsidRPr="5F7C5B9A">
        <w:rPr>
          <w:rFonts w:ascii="Arial" w:hAnsi="Arial" w:cs="Arial"/>
          <w:color w:val="000000" w:themeColor="text1"/>
        </w:rPr>
        <w:t>team</w:t>
      </w:r>
      <w:r w:rsidR="30879077" w:rsidRPr="5F7C5B9A">
        <w:rPr>
          <w:rFonts w:ascii="Arial" w:hAnsi="Arial" w:cs="Arial"/>
          <w:color w:val="000000" w:themeColor="text1"/>
        </w:rPr>
        <w:t xml:space="preserve"> – with </w:t>
      </w:r>
      <w:r w:rsidR="00CE5B92" w:rsidRPr="5F7C5B9A">
        <w:rPr>
          <w:rFonts w:ascii="Arial" w:hAnsi="Arial" w:cs="Arial"/>
          <w:color w:val="000000" w:themeColor="text1"/>
        </w:rPr>
        <w:t>10</w:t>
      </w:r>
      <w:r w:rsidR="30879077" w:rsidRPr="5F7C5B9A">
        <w:rPr>
          <w:rFonts w:ascii="Arial" w:hAnsi="Arial" w:cs="Arial"/>
          <w:color w:val="000000" w:themeColor="text1"/>
        </w:rPr>
        <w:t xml:space="preserve">0+ </w:t>
      </w:r>
      <w:r w:rsidR="00CE5B92" w:rsidRPr="5F7C5B9A">
        <w:rPr>
          <w:rFonts w:ascii="Arial" w:hAnsi="Arial" w:cs="Arial"/>
          <w:color w:val="000000" w:themeColor="text1"/>
        </w:rPr>
        <w:t xml:space="preserve">cumulative </w:t>
      </w:r>
      <w:r w:rsidR="30879077" w:rsidRPr="5F7C5B9A">
        <w:rPr>
          <w:rFonts w:ascii="Arial" w:hAnsi="Arial" w:cs="Arial"/>
          <w:color w:val="000000" w:themeColor="text1"/>
        </w:rPr>
        <w:t xml:space="preserve">years of expertise in psychiatric epidemiology, population science, clinical medicine, social science, and statistics </w:t>
      </w:r>
      <w:r w:rsidR="00EF26A0" w:rsidRPr="5F7C5B9A">
        <w:rPr>
          <w:rFonts w:ascii="Arial" w:hAnsi="Arial" w:cs="Arial"/>
          <w:color w:val="000000" w:themeColor="text1"/>
        </w:rPr>
        <w:t>–</w:t>
      </w:r>
      <w:r w:rsidR="30879077" w:rsidRPr="5F7C5B9A">
        <w:rPr>
          <w:rFonts w:ascii="Arial" w:hAnsi="Arial" w:cs="Arial"/>
          <w:color w:val="000000" w:themeColor="text1"/>
        </w:rPr>
        <w:t xml:space="preserve"> </w:t>
      </w:r>
      <w:r w:rsidR="23522B67" w:rsidRPr="5F7C5B9A">
        <w:rPr>
          <w:rFonts w:ascii="Arial" w:hAnsi="Arial" w:cs="Arial"/>
          <w:color w:val="000000" w:themeColor="text1"/>
        </w:rPr>
        <w:t>brings together</w:t>
      </w:r>
      <w:r w:rsidR="517F9882" w:rsidRPr="5F7C5B9A">
        <w:rPr>
          <w:rFonts w:ascii="Arial" w:hAnsi="Arial" w:cs="Arial"/>
          <w:color w:val="000000" w:themeColor="text1"/>
        </w:rPr>
        <w:t xml:space="preserve"> </w:t>
      </w:r>
      <w:r w:rsidR="00C04560" w:rsidRPr="5F7C5B9A">
        <w:rPr>
          <w:rFonts w:ascii="Arial" w:hAnsi="Arial" w:cs="Arial"/>
          <w:color w:val="000000" w:themeColor="text1"/>
        </w:rPr>
        <w:t xml:space="preserve">a </w:t>
      </w:r>
      <w:r w:rsidR="5F09D40D" w:rsidRPr="5F7C5B9A">
        <w:rPr>
          <w:rFonts w:ascii="Arial" w:hAnsi="Arial" w:cs="Arial"/>
          <w:color w:val="000000" w:themeColor="text1"/>
        </w:rPr>
        <w:t xml:space="preserve">senior </w:t>
      </w:r>
      <w:r w:rsidR="517F9882" w:rsidRPr="5F7C5B9A">
        <w:rPr>
          <w:rFonts w:ascii="Arial" w:hAnsi="Arial" w:cs="Arial"/>
          <w:color w:val="000000" w:themeColor="text1"/>
        </w:rPr>
        <w:t xml:space="preserve">mental health </w:t>
      </w:r>
      <w:r w:rsidR="00C04560" w:rsidRPr="5F7C5B9A">
        <w:rPr>
          <w:rFonts w:ascii="Arial" w:hAnsi="Arial" w:cs="Arial"/>
          <w:color w:val="000000" w:themeColor="text1"/>
        </w:rPr>
        <w:t xml:space="preserve">researcher </w:t>
      </w:r>
      <w:r w:rsidR="00D45EB7" w:rsidRPr="5F7C5B9A">
        <w:rPr>
          <w:rFonts w:ascii="Arial" w:hAnsi="Arial" w:cs="Arial"/>
          <w:color w:val="000000" w:themeColor="text1"/>
        </w:rPr>
        <w:t xml:space="preserve">(XH) </w:t>
      </w:r>
      <w:r w:rsidR="00C04560" w:rsidRPr="5F7C5B9A">
        <w:rPr>
          <w:rFonts w:ascii="Arial" w:hAnsi="Arial" w:cs="Arial"/>
          <w:color w:val="000000" w:themeColor="text1"/>
        </w:rPr>
        <w:t xml:space="preserve">and early career biostatistician (NM), with biostatistics (KB) </w:t>
      </w:r>
      <w:r w:rsidR="00CE5B92" w:rsidRPr="5F7C5B9A">
        <w:rPr>
          <w:rFonts w:ascii="Arial" w:hAnsi="Arial" w:cs="Arial"/>
          <w:color w:val="000000" w:themeColor="text1"/>
        </w:rPr>
        <w:t>population science</w:t>
      </w:r>
      <w:r w:rsidR="00AE2C2F" w:rsidRPr="5F7C5B9A">
        <w:rPr>
          <w:rFonts w:ascii="Arial" w:hAnsi="Arial" w:cs="Arial"/>
          <w:color w:val="000000" w:themeColor="text1"/>
        </w:rPr>
        <w:t xml:space="preserve"> and</w:t>
      </w:r>
      <w:r w:rsidR="007F7B38" w:rsidRPr="5F7C5B9A">
        <w:rPr>
          <w:rFonts w:ascii="Arial" w:hAnsi="Arial" w:cs="Arial"/>
          <w:color w:val="000000" w:themeColor="text1"/>
        </w:rPr>
        <w:t xml:space="preserve"> data curation</w:t>
      </w:r>
      <w:r w:rsidR="00CE5B92" w:rsidRPr="5F7C5B9A">
        <w:rPr>
          <w:rFonts w:ascii="Arial" w:hAnsi="Arial" w:cs="Arial"/>
          <w:color w:val="000000" w:themeColor="text1"/>
        </w:rPr>
        <w:t xml:space="preserve"> (KH), and </w:t>
      </w:r>
      <w:r w:rsidR="517F9882" w:rsidRPr="5F7C5B9A">
        <w:rPr>
          <w:rFonts w:ascii="Arial" w:hAnsi="Arial" w:cs="Arial"/>
          <w:color w:val="000000" w:themeColor="text1"/>
        </w:rPr>
        <w:t>epidemiolog</w:t>
      </w:r>
      <w:r w:rsidR="00CE5B92" w:rsidRPr="5F7C5B9A">
        <w:rPr>
          <w:rFonts w:ascii="Arial" w:hAnsi="Arial" w:cs="Arial"/>
          <w:color w:val="000000" w:themeColor="text1"/>
        </w:rPr>
        <w:t>y</w:t>
      </w:r>
      <w:r w:rsidR="517F9882" w:rsidRPr="5F7C5B9A">
        <w:rPr>
          <w:rFonts w:ascii="Arial" w:hAnsi="Arial" w:cs="Arial"/>
          <w:color w:val="000000" w:themeColor="text1"/>
        </w:rPr>
        <w:t xml:space="preserve"> (</w:t>
      </w:r>
      <w:r w:rsidR="55B26F2E" w:rsidRPr="5F7C5B9A">
        <w:rPr>
          <w:rFonts w:ascii="Arial" w:hAnsi="Arial" w:cs="Arial"/>
          <w:color w:val="000000" w:themeColor="text1"/>
        </w:rPr>
        <w:t>CI)</w:t>
      </w:r>
      <w:r w:rsidR="00CE5B92" w:rsidRPr="5F7C5B9A">
        <w:rPr>
          <w:rFonts w:ascii="Arial" w:hAnsi="Arial" w:cs="Arial"/>
          <w:color w:val="000000" w:themeColor="text1"/>
        </w:rPr>
        <w:t xml:space="preserve"> </w:t>
      </w:r>
      <w:r w:rsidR="00D45EB7" w:rsidRPr="5F7C5B9A">
        <w:rPr>
          <w:rFonts w:ascii="Arial" w:hAnsi="Arial" w:cs="Arial"/>
          <w:color w:val="000000" w:themeColor="text1"/>
        </w:rPr>
        <w:t>experts</w:t>
      </w:r>
      <w:r w:rsidR="55B26F2E" w:rsidRPr="5F7C5B9A">
        <w:rPr>
          <w:rFonts w:ascii="Arial" w:hAnsi="Arial" w:cs="Arial"/>
          <w:color w:val="000000" w:themeColor="text1"/>
        </w:rPr>
        <w:t xml:space="preserve">, </w:t>
      </w:r>
      <w:r w:rsidR="07BC2F82" w:rsidRPr="5F7C5B9A">
        <w:rPr>
          <w:rFonts w:ascii="Arial" w:hAnsi="Arial" w:cs="Arial"/>
          <w:color w:val="000000" w:themeColor="text1"/>
        </w:rPr>
        <w:t>and a Youth Advisory Group</w:t>
      </w:r>
      <w:r w:rsidR="37C33671" w:rsidRPr="5F7C5B9A">
        <w:rPr>
          <w:rFonts w:ascii="Arial" w:hAnsi="Arial" w:cs="Arial"/>
          <w:color w:val="000000" w:themeColor="text1"/>
        </w:rPr>
        <w:t>, to deliver the project.</w:t>
      </w:r>
      <w:r w:rsidR="07BC2F82" w:rsidRPr="5F7C5B9A">
        <w:rPr>
          <w:rFonts w:ascii="Arial" w:hAnsi="Arial" w:cs="Arial"/>
          <w:color w:val="000000" w:themeColor="text1"/>
        </w:rPr>
        <w:t xml:space="preserve"> </w:t>
      </w:r>
      <w:r w:rsidR="001B7A78" w:rsidRPr="5F7C5B9A">
        <w:rPr>
          <w:rFonts w:ascii="Arial" w:hAnsi="Arial" w:cs="Arial"/>
          <w:color w:val="000000" w:themeColor="text1"/>
        </w:rPr>
        <w:t xml:space="preserve">All Co-Applicants are based at the Africa Health Research Institute (AHRI). </w:t>
      </w:r>
      <w:r w:rsidR="7824EC21" w:rsidRPr="5F7C5B9A">
        <w:rPr>
          <w:rFonts w:ascii="Arial" w:hAnsi="Arial" w:cs="Arial"/>
          <w:color w:val="000000" w:themeColor="text1"/>
        </w:rPr>
        <w:t>The lead applicant (XH) is an expert with lived experience as well as</w:t>
      </w:r>
      <w:r w:rsidR="00CE5B92" w:rsidRPr="5F7C5B9A">
        <w:rPr>
          <w:rFonts w:ascii="Arial" w:hAnsi="Arial" w:cs="Arial"/>
          <w:color w:val="000000" w:themeColor="text1"/>
        </w:rPr>
        <w:t xml:space="preserve"> an Associate Professor of Global Health</w:t>
      </w:r>
      <w:r w:rsidR="7824EC21" w:rsidRPr="5F7C5B9A">
        <w:rPr>
          <w:rFonts w:ascii="Arial" w:hAnsi="Arial" w:cs="Arial"/>
          <w:color w:val="000000" w:themeColor="text1"/>
        </w:rPr>
        <w:t xml:space="preserve">, with </w:t>
      </w:r>
      <w:r w:rsidR="06BDB8D0" w:rsidRPr="5F7C5B9A">
        <w:rPr>
          <w:rFonts w:ascii="Arial" w:hAnsi="Arial" w:cs="Arial"/>
          <w:color w:val="000000" w:themeColor="text1"/>
        </w:rPr>
        <w:t>expertise</w:t>
      </w:r>
      <w:r w:rsidR="7824EC21" w:rsidRPr="5F7C5B9A">
        <w:rPr>
          <w:rFonts w:ascii="Arial" w:hAnsi="Arial" w:cs="Arial"/>
          <w:color w:val="000000" w:themeColor="text1"/>
        </w:rPr>
        <w:t xml:space="preserve"> in supporting </w:t>
      </w:r>
      <w:r w:rsidR="1B134643" w:rsidRPr="5F7C5B9A">
        <w:rPr>
          <w:rFonts w:ascii="Arial" w:hAnsi="Arial" w:cs="Arial"/>
          <w:color w:val="000000" w:themeColor="text1"/>
        </w:rPr>
        <w:t xml:space="preserve">meaningful </w:t>
      </w:r>
      <w:r w:rsidR="7824EC21" w:rsidRPr="5F7C5B9A">
        <w:rPr>
          <w:rFonts w:ascii="Arial" w:hAnsi="Arial" w:cs="Arial"/>
          <w:color w:val="000000" w:themeColor="text1"/>
        </w:rPr>
        <w:t>youth involvement in research</w:t>
      </w:r>
      <w:r w:rsidR="00F20ACF" w:rsidRPr="5F7C5B9A">
        <w:rPr>
          <w:rFonts w:ascii="Arial" w:hAnsi="Arial" w:cs="Arial"/>
          <w:color w:val="000000" w:themeColor="text1"/>
        </w:rPr>
        <w:t xml:space="preserve"> through co-creation</w:t>
      </w:r>
      <w:r w:rsidR="7824EC21" w:rsidRPr="5F7C5B9A">
        <w:rPr>
          <w:rFonts w:ascii="Arial" w:hAnsi="Arial" w:cs="Arial"/>
          <w:color w:val="000000" w:themeColor="text1"/>
        </w:rPr>
        <w:t>. She</w:t>
      </w:r>
      <w:r w:rsidR="25AC5BFB" w:rsidRPr="5F7C5B9A">
        <w:rPr>
          <w:rFonts w:ascii="Arial" w:hAnsi="Arial" w:cs="Arial"/>
          <w:color w:val="000000" w:themeColor="text1"/>
        </w:rPr>
        <w:t xml:space="preserve">, and </w:t>
      </w:r>
      <w:r w:rsidR="001B7A78" w:rsidRPr="5F7C5B9A">
        <w:rPr>
          <w:rFonts w:ascii="Arial" w:hAnsi="Arial" w:cs="Arial"/>
          <w:color w:val="000000" w:themeColor="text1"/>
        </w:rPr>
        <w:t>AHRI</w:t>
      </w:r>
      <w:r w:rsidR="23661714" w:rsidRPr="5F7C5B9A">
        <w:rPr>
          <w:rFonts w:ascii="Arial" w:hAnsi="Arial" w:cs="Arial"/>
          <w:color w:val="000000" w:themeColor="text1"/>
        </w:rPr>
        <w:t xml:space="preserve"> broadly</w:t>
      </w:r>
      <w:r w:rsidR="25AC5BFB" w:rsidRPr="5F7C5B9A">
        <w:rPr>
          <w:rFonts w:ascii="Arial" w:hAnsi="Arial" w:cs="Arial"/>
          <w:color w:val="000000" w:themeColor="text1"/>
        </w:rPr>
        <w:t>, have longstanding track-record</w:t>
      </w:r>
      <w:r w:rsidR="12898817" w:rsidRPr="5F7C5B9A">
        <w:rPr>
          <w:rFonts w:ascii="Arial" w:hAnsi="Arial" w:cs="Arial"/>
          <w:color w:val="000000" w:themeColor="text1"/>
        </w:rPr>
        <w:t>s</w:t>
      </w:r>
      <w:r w:rsidR="25AC5BFB" w:rsidRPr="5F7C5B9A">
        <w:rPr>
          <w:rFonts w:ascii="Arial" w:hAnsi="Arial" w:cs="Arial"/>
          <w:color w:val="000000" w:themeColor="text1"/>
        </w:rPr>
        <w:t xml:space="preserve"> of collaborati</w:t>
      </w:r>
      <w:r w:rsidR="64509F89" w:rsidRPr="5F7C5B9A">
        <w:rPr>
          <w:rFonts w:ascii="Arial" w:hAnsi="Arial" w:cs="Arial"/>
          <w:color w:val="000000" w:themeColor="text1"/>
        </w:rPr>
        <w:t>ng</w:t>
      </w:r>
      <w:r w:rsidR="25AC5BFB" w:rsidRPr="5F7C5B9A">
        <w:rPr>
          <w:rFonts w:ascii="Arial" w:hAnsi="Arial" w:cs="Arial"/>
          <w:color w:val="000000" w:themeColor="text1"/>
        </w:rPr>
        <w:t xml:space="preserve"> with community advisory structures, including </w:t>
      </w:r>
      <w:r w:rsidR="00E11EB3" w:rsidRPr="5F7C5B9A">
        <w:rPr>
          <w:rFonts w:ascii="Arial" w:hAnsi="Arial" w:cs="Arial"/>
          <w:color w:val="000000" w:themeColor="text1"/>
        </w:rPr>
        <w:t>Youth Advisory Group</w:t>
      </w:r>
      <w:r w:rsidR="25AC5BFB" w:rsidRPr="5F7C5B9A">
        <w:rPr>
          <w:rFonts w:ascii="Arial" w:hAnsi="Arial" w:cs="Arial"/>
          <w:color w:val="000000" w:themeColor="text1"/>
        </w:rPr>
        <w:t>s</w:t>
      </w:r>
      <w:r w:rsidR="28216089" w:rsidRPr="5F7C5B9A">
        <w:rPr>
          <w:rFonts w:ascii="Arial" w:hAnsi="Arial" w:cs="Arial"/>
          <w:color w:val="000000" w:themeColor="text1"/>
        </w:rPr>
        <w:t xml:space="preserve">, to deliver </w:t>
      </w:r>
      <w:r w:rsidR="033AE1A2" w:rsidRPr="5F7C5B9A">
        <w:rPr>
          <w:rFonts w:ascii="Arial" w:hAnsi="Arial" w:cs="Arial"/>
          <w:color w:val="000000" w:themeColor="text1"/>
        </w:rPr>
        <w:t>high-impact</w:t>
      </w:r>
      <w:r w:rsidR="28216089" w:rsidRPr="5F7C5B9A">
        <w:rPr>
          <w:rFonts w:ascii="Arial" w:hAnsi="Arial" w:cs="Arial"/>
          <w:color w:val="000000" w:themeColor="text1"/>
        </w:rPr>
        <w:t xml:space="preserve"> research</w:t>
      </w:r>
      <w:r w:rsidR="25AC5BFB" w:rsidRPr="5F7C5B9A">
        <w:rPr>
          <w:rFonts w:ascii="Arial" w:hAnsi="Arial" w:cs="Arial"/>
          <w:color w:val="000000" w:themeColor="text1"/>
        </w:rPr>
        <w:t xml:space="preserve">. </w:t>
      </w:r>
      <w:r w:rsidR="7B94E4AB" w:rsidRPr="5F7C5B9A">
        <w:rPr>
          <w:rFonts w:ascii="Arial" w:hAnsi="Arial" w:cs="Arial"/>
          <w:color w:val="000000" w:themeColor="text1"/>
        </w:rPr>
        <w:t xml:space="preserve">In this project, the </w:t>
      </w:r>
      <w:r w:rsidR="00E11EB3" w:rsidRPr="5F7C5B9A">
        <w:rPr>
          <w:rFonts w:ascii="Arial" w:hAnsi="Arial" w:cs="Arial"/>
          <w:color w:val="000000" w:themeColor="text1"/>
        </w:rPr>
        <w:t>Youth Advisory Group</w:t>
      </w:r>
      <w:r w:rsidR="7B94E4AB" w:rsidRPr="5F7C5B9A">
        <w:rPr>
          <w:rFonts w:ascii="Arial" w:hAnsi="Arial" w:cs="Arial"/>
          <w:color w:val="000000" w:themeColor="text1"/>
        </w:rPr>
        <w:t xml:space="preserve"> will be comprised of </w:t>
      </w:r>
      <w:r w:rsidR="139437CF" w:rsidRPr="5F7C5B9A">
        <w:rPr>
          <w:rFonts w:ascii="Arial" w:hAnsi="Arial" w:cs="Arial"/>
          <w:color w:val="000000" w:themeColor="text1"/>
        </w:rPr>
        <w:t>ten</w:t>
      </w:r>
      <w:r w:rsidR="5ED869E8" w:rsidRPr="5F7C5B9A">
        <w:rPr>
          <w:rFonts w:ascii="Arial" w:hAnsi="Arial" w:cs="Arial"/>
          <w:color w:val="000000" w:themeColor="text1"/>
        </w:rPr>
        <w:t xml:space="preserve"> </w:t>
      </w:r>
      <w:r w:rsidR="7B94E4AB" w:rsidRPr="5F7C5B9A">
        <w:rPr>
          <w:rFonts w:ascii="Arial" w:hAnsi="Arial" w:cs="Arial"/>
          <w:color w:val="000000" w:themeColor="text1"/>
        </w:rPr>
        <w:t>13-24</w:t>
      </w:r>
      <w:r w:rsidR="36FE3697" w:rsidRPr="5F7C5B9A">
        <w:rPr>
          <w:rFonts w:ascii="Arial" w:hAnsi="Arial" w:cs="Arial"/>
          <w:color w:val="000000" w:themeColor="text1"/>
        </w:rPr>
        <w:t>-year-olds</w:t>
      </w:r>
      <w:r w:rsidR="7B94E4AB" w:rsidRPr="5F7C5B9A">
        <w:rPr>
          <w:rFonts w:ascii="Arial" w:hAnsi="Arial" w:cs="Arial"/>
          <w:color w:val="000000" w:themeColor="text1"/>
        </w:rPr>
        <w:t xml:space="preserve"> living in the AHRI Health </w:t>
      </w:r>
      <w:r w:rsidR="3E494C45" w:rsidRPr="5F7C5B9A">
        <w:rPr>
          <w:rFonts w:ascii="Arial" w:hAnsi="Arial" w:cs="Arial"/>
          <w:color w:val="000000" w:themeColor="text1"/>
        </w:rPr>
        <w:t xml:space="preserve">and Demographic </w:t>
      </w:r>
      <w:r w:rsidR="7B94E4AB" w:rsidRPr="5F7C5B9A">
        <w:rPr>
          <w:rFonts w:ascii="Arial" w:hAnsi="Arial" w:cs="Arial"/>
          <w:color w:val="000000" w:themeColor="text1"/>
        </w:rPr>
        <w:t>Surveillance S</w:t>
      </w:r>
      <w:r w:rsidR="001D6372" w:rsidRPr="5F7C5B9A">
        <w:rPr>
          <w:rFonts w:ascii="Arial" w:hAnsi="Arial" w:cs="Arial"/>
          <w:color w:val="000000" w:themeColor="text1"/>
        </w:rPr>
        <w:t>ite</w:t>
      </w:r>
      <w:r w:rsidR="00E11EB3" w:rsidRPr="5F7C5B9A">
        <w:rPr>
          <w:rFonts w:ascii="Arial" w:hAnsi="Arial" w:cs="Arial"/>
          <w:color w:val="000000" w:themeColor="text1"/>
        </w:rPr>
        <w:t xml:space="preserve"> (HDSS)</w:t>
      </w:r>
      <w:r w:rsidR="7B94E4AB" w:rsidRPr="5F7C5B9A">
        <w:rPr>
          <w:rFonts w:ascii="Arial" w:hAnsi="Arial" w:cs="Arial"/>
          <w:color w:val="000000" w:themeColor="text1"/>
        </w:rPr>
        <w:t xml:space="preserve">. </w:t>
      </w:r>
      <w:r w:rsidR="25AC5BFB" w:rsidRPr="5F7C5B9A">
        <w:rPr>
          <w:rFonts w:ascii="Arial" w:hAnsi="Arial" w:cs="Arial"/>
          <w:color w:val="000000" w:themeColor="text1"/>
        </w:rPr>
        <w:t xml:space="preserve">As detailed in the full proposal, the </w:t>
      </w:r>
      <w:r w:rsidR="00E11EB3" w:rsidRPr="5F7C5B9A">
        <w:rPr>
          <w:rFonts w:ascii="Arial" w:hAnsi="Arial" w:cs="Arial"/>
          <w:color w:val="000000" w:themeColor="text1"/>
        </w:rPr>
        <w:t>Youth Advisory Group</w:t>
      </w:r>
      <w:r w:rsidR="25AC5BFB" w:rsidRPr="5F7C5B9A">
        <w:rPr>
          <w:rFonts w:ascii="Arial" w:hAnsi="Arial" w:cs="Arial"/>
          <w:color w:val="000000" w:themeColor="text1"/>
        </w:rPr>
        <w:t xml:space="preserve"> </w:t>
      </w:r>
      <w:r w:rsidR="00084787" w:rsidRPr="5F7C5B9A">
        <w:rPr>
          <w:rFonts w:ascii="Arial" w:hAnsi="Arial" w:cs="Arial"/>
          <w:color w:val="000000" w:themeColor="text1"/>
        </w:rPr>
        <w:t xml:space="preserve">is </w:t>
      </w:r>
      <w:r w:rsidR="00084787" w:rsidRPr="5F7C5B9A">
        <w:rPr>
          <w:rFonts w:ascii="Arial" w:hAnsi="Arial" w:cs="Arial"/>
          <w:color w:val="000000" w:themeColor="text1"/>
          <w:u w:val="single"/>
        </w:rPr>
        <w:t>not for the purpose of primary data collection</w:t>
      </w:r>
      <w:r w:rsidR="00084787" w:rsidRPr="5F7C5B9A">
        <w:rPr>
          <w:rFonts w:ascii="Arial" w:hAnsi="Arial" w:cs="Arial"/>
          <w:color w:val="000000" w:themeColor="text1"/>
        </w:rPr>
        <w:t xml:space="preserve">, but </w:t>
      </w:r>
      <w:r w:rsidR="25AC5BFB" w:rsidRPr="5F7C5B9A">
        <w:rPr>
          <w:rFonts w:ascii="Arial" w:hAnsi="Arial" w:cs="Arial"/>
          <w:color w:val="000000" w:themeColor="text1"/>
        </w:rPr>
        <w:t xml:space="preserve">will </w:t>
      </w:r>
      <w:r w:rsidR="23BC2BF4" w:rsidRPr="5F7C5B9A">
        <w:rPr>
          <w:rFonts w:ascii="Arial" w:hAnsi="Arial" w:cs="Arial"/>
          <w:color w:val="000000" w:themeColor="text1"/>
        </w:rPr>
        <w:t xml:space="preserve">provide meaningful thought leadership to refine, </w:t>
      </w:r>
      <w:r w:rsidR="211AE362" w:rsidRPr="5F7C5B9A">
        <w:rPr>
          <w:rFonts w:ascii="Arial" w:hAnsi="Arial" w:cs="Arial"/>
          <w:color w:val="000000" w:themeColor="text1"/>
        </w:rPr>
        <w:t xml:space="preserve">guide, </w:t>
      </w:r>
      <w:r w:rsidR="23BC2BF4" w:rsidRPr="5F7C5B9A">
        <w:rPr>
          <w:rFonts w:ascii="Arial" w:hAnsi="Arial" w:cs="Arial"/>
          <w:color w:val="000000" w:themeColor="text1"/>
        </w:rPr>
        <w:t>and nuance the proposed research.</w:t>
      </w:r>
      <w:r w:rsidR="2F4D3DE8" w:rsidRPr="5F7C5B9A">
        <w:rPr>
          <w:rFonts w:ascii="Arial" w:hAnsi="Arial" w:cs="Arial"/>
          <w:color w:val="000000" w:themeColor="text1"/>
        </w:rPr>
        <w:t xml:space="preserve"> </w:t>
      </w:r>
      <w:r w:rsidR="57F2D816" w:rsidRPr="5F7C5B9A">
        <w:rPr>
          <w:rFonts w:ascii="Arial" w:hAnsi="Arial" w:cs="Arial"/>
          <w:color w:val="000000" w:themeColor="text1"/>
        </w:rPr>
        <w:t>Adult m</w:t>
      </w:r>
      <w:r w:rsidR="0C272550" w:rsidRPr="5F7C5B9A">
        <w:rPr>
          <w:rFonts w:ascii="Arial" w:hAnsi="Arial" w:cs="Arial"/>
          <w:color w:val="000000" w:themeColor="text1"/>
        </w:rPr>
        <w:t>embers</w:t>
      </w:r>
      <w:r w:rsidR="35CA477C" w:rsidRPr="5F7C5B9A">
        <w:rPr>
          <w:rFonts w:ascii="Arial" w:hAnsi="Arial" w:cs="Arial"/>
          <w:color w:val="000000" w:themeColor="text1"/>
        </w:rPr>
        <w:t xml:space="preserve"> of </w:t>
      </w:r>
      <w:r w:rsidR="69447904" w:rsidRPr="5F7C5B9A">
        <w:rPr>
          <w:rFonts w:ascii="Arial" w:hAnsi="Arial" w:cs="Arial"/>
          <w:color w:val="000000" w:themeColor="text1"/>
        </w:rPr>
        <w:t xml:space="preserve">the </w:t>
      </w:r>
      <w:r w:rsidR="00370A5C" w:rsidRPr="5F7C5B9A">
        <w:rPr>
          <w:rFonts w:ascii="Arial" w:hAnsi="Arial" w:cs="Arial"/>
          <w:color w:val="000000" w:themeColor="text1"/>
        </w:rPr>
        <w:t>HDSS</w:t>
      </w:r>
      <w:r w:rsidR="35CA477C" w:rsidRPr="5F7C5B9A">
        <w:rPr>
          <w:rFonts w:ascii="Arial" w:hAnsi="Arial" w:cs="Arial"/>
          <w:color w:val="000000" w:themeColor="text1"/>
        </w:rPr>
        <w:t xml:space="preserve"> </w:t>
      </w:r>
      <w:r w:rsidR="1B05CD14" w:rsidRPr="5F7C5B9A">
        <w:rPr>
          <w:rFonts w:ascii="Arial" w:hAnsi="Arial" w:cs="Arial"/>
          <w:color w:val="000000" w:themeColor="text1"/>
        </w:rPr>
        <w:t xml:space="preserve">community </w:t>
      </w:r>
      <w:r w:rsidR="2F4D3DE8" w:rsidRPr="5F7C5B9A">
        <w:rPr>
          <w:rFonts w:ascii="Arial" w:hAnsi="Arial" w:cs="Arial"/>
          <w:color w:val="000000" w:themeColor="text1"/>
        </w:rPr>
        <w:t xml:space="preserve">will </w:t>
      </w:r>
      <w:r w:rsidR="3F366B7C" w:rsidRPr="5F7C5B9A">
        <w:rPr>
          <w:rFonts w:ascii="Arial" w:hAnsi="Arial" w:cs="Arial"/>
          <w:color w:val="000000" w:themeColor="text1"/>
        </w:rPr>
        <w:t xml:space="preserve">also </w:t>
      </w:r>
      <w:r w:rsidR="2F4D3DE8" w:rsidRPr="5F7C5B9A">
        <w:rPr>
          <w:rFonts w:ascii="Arial" w:hAnsi="Arial" w:cs="Arial"/>
          <w:color w:val="000000" w:themeColor="text1"/>
        </w:rPr>
        <w:t xml:space="preserve">be integrated into the project management structure </w:t>
      </w:r>
      <w:r w:rsidR="693D2E62" w:rsidRPr="5F7C5B9A">
        <w:rPr>
          <w:rFonts w:ascii="Arial" w:hAnsi="Arial" w:cs="Arial"/>
          <w:color w:val="000000" w:themeColor="text1"/>
        </w:rPr>
        <w:t xml:space="preserve">through AHRI’s Community Advisory Board. </w:t>
      </w:r>
      <w:r w:rsidR="00E11EB3" w:rsidRPr="5F7C5B9A">
        <w:rPr>
          <w:rFonts w:ascii="Arial" w:hAnsi="Arial" w:cs="Arial"/>
          <w:color w:val="000000" w:themeColor="text1"/>
        </w:rPr>
        <w:t>The Community Advisory Board</w:t>
      </w:r>
      <w:r w:rsidR="693D2E62" w:rsidRPr="5F7C5B9A">
        <w:rPr>
          <w:rFonts w:ascii="Arial" w:hAnsi="Arial" w:cs="Arial"/>
          <w:color w:val="000000" w:themeColor="text1"/>
        </w:rPr>
        <w:t xml:space="preserve"> </w:t>
      </w:r>
      <w:r w:rsidR="1FEF9FC5" w:rsidRPr="5F7C5B9A">
        <w:rPr>
          <w:rFonts w:ascii="Arial" w:hAnsi="Arial" w:cs="Arial"/>
          <w:color w:val="000000" w:themeColor="text1"/>
        </w:rPr>
        <w:t xml:space="preserve">will </w:t>
      </w:r>
      <w:r w:rsidR="693D2E62" w:rsidRPr="5F7C5B9A">
        <w:rPr>
          <w:rFonts w:ascii="Arial" w:hAnsi="Arial" w:cs="Arial"/>
          <w:color w:val="000000" w:themeColor="text1"/>
        </w:rPr>
        <w:t xml:space="preserve">partner with </w:t>
      </w:r>
      <w:r w:rsidR="4D57D024" w:rsidRPr="5F7C5B9A">
        <w:rPr>
          <w:rFonts w:ascii="Arial" w:hAnsi="Arial" w:cs="Arial"/>
          <w:color w:val="000000" w:themeColor="text1"/>
        </w:rPr>
        <w:t>the research team to:</w:t>
      </w:r>
    </w:p>
    <w:p w14:paraId="17400E9C" w14:textId="469B83F4" w:rsidR="00050A75" w:rsidRPr="00E66272" w:rsidRDefault="006F3AB8" w:rsidP="5F7C5B9A">
      <w:pPr>
        <w:pStyle w:val="ListParagraph"/>
        <w:numPr>
          <w:ilvl w:val="0"/>
          <w:numId w:val="4"/>
        </w:numPr>
        <w:jc w:val="both"/>
        <w:rPr>
          <w:rFonts w:ascii="Arial" w:hAnsi="Arial" w:cs="Arial"/>
          <w:color w:val="000000" w:themeColor="text1"/>
        </w:rPr>
      </w:pPr>
      <w:r w:rsidRPr="5F7C5B9A">
        <w:rPr>
          <w:rFonts w:ascii="Arial" w:hAnsi="Arial" w:cs="Arial"/>
          <w:color w:val="000000" w:themeColor="text1"/>
        </w:rPr>
        <w:lastRenderedPageBreak/>
        <w:t>Inform</w:t>
      </w:r>
      <w:r w:rsidR="548D1296" w:rsidRPr="5F7C5B9A">
        <w:rPr>
          <w:rFonts w:ascii="Arial" w:hAnsi="Arial" w:cs="Arial"/>
          <w:color w:val="000000" w:themeColor="text1"/>
        </w:rPr>
        <w:t xml:space="preserve"> members of the community about the project, and </w:t>
      </w:r>
      <w:r w:rsidR="46686667" w:rsidRPr="5F7C5B9A">
        <w:rPr>
          <w:rFonts w:ascii="Arial" w:hAnsi="Arial" w:cs="Arial"/>
          <w:color w:val="000000" w:themeColor="text1"/>
        </w:rPr>
        <w:t>feedback</w:t>
      </w:r>
      <w:r w:rsidR="693D2E62" w:rsidRPr="5F7C5B9A">
        <w:rPr>
          <w:rFonts w:ascii="Arial" w:hAnsi="Arial" w:cs="Arial"/>
          <w:color w:val="000000" w:themeColor="text1"/>
        </w:rPr>
        <w:t xml:space="preserve"> any questions or concerns regarding the research</w:t>
      </w:r>
      <w:r w:rsidR="651E8C7A" w:rsidRPr="5F7C5B9A">
        <w:rPr>
          <w:rFonts w:ascii="Arial" w:hAnsi="Arial" w:cs="Arial"/>
          <w:color w:val="000000" w:themeColor="text1"/>
        </w:rPr>
        <w:t xml:space="preserve"> to the project team;</w:t>
      </w:r>
    </w:p>
    <w:p w14:paraId="06E6F8B7" w14:textId="0E2D544C" w:rsidR="00050A75" w:rsidRPr="00E66272" w:rsidRDefault="320A8459" w:rsidP="00E66272">
      <w:pPr>
        <w:pStyle w:val="ListParagraph"/>
        <w:numPr>
          <w:ilvl w:val="0"/>
          <w:numId w:val="4"/>
        </w:numPr>
        <w:jc w:val="both"/>
        <w:rPr>
          <w:rFonts w:ascii="Arial" w:hAnsi="Arial" w:cs="Arial"/>
          <w:color w:val="000000" w:themeColor="text1"/>
        </w:rPr>
      </w:pPr>
      <w:r w:rsidRPr="00E66272">
        <w:rPr>
          <w:rFonts w:ascii="Arial" w:hAnsi="Arial" w:cs="Arial" w:hint="cs"/>
          <w:color w:val="000000" w:themeColor="text1"/>
        </w:rPr>
        <w:t xml:space="preserve">Allow community members beyond the </w:t>
      </w:r>
      <w:r w:rsidR="00E11EB3" w:rsidRPr="00E66272">
        <w:rPr>
          <w:rFonts w:ascii="Arial" w:hAnsi="Arial" w:cs="Arial" w:hint="cs"/>
          <w:color w:val="000000" w:themeColor="text1"/>
        </w:rPr>
        <w:t>Youth Advisory Group</w:t>
      </w:r>
      <w:r w:rsidRPr="00E66272">
        <w:rPr>
          <w:rFonts w:ascii="Arial" w:hAnsi="Arial" w:cs="Arial" w:hint="cs"/>
          <w:color w:val="000000" w:themeColor="text1"/>
        </w:rPr>
        <w:t xml:space="preserve"> to contribute to the scope of the proposed research through </w:t>
      </w:r>
      <w:r w:rsidR="00E11EB3" w:rsidRPr="00E66272">
        <w:rPr>
          <w:rFonts w:ascii="Arial" w:hAnsi="Arial" w:cs="Arial" w:hint="cs"/>
          <w:color w:val="000000" w:themeColor="text1"/>
        </w:rPr>
        <w:t>Community Advisory Board</w:t>
      </w:r>
      <w:r w:rsidRPr="00E66272">
        <w:rPr>
          <w:rFonts w:ascii="Arial" w:hAnsi="Arial" w:cs="Arial" w:hint="cs"/>
          <w:color w:val="000000" w:themeColor="text1"/>
        </w:rPr>
        <w:t xml:space="preserve"> meetings; and</w:t>
      </w:r>
    </w:p>
    <w:p w14:paraId="79B58BDE" w14:textId="25D4207F" w:rsidR="00050A75" w:rsidRPr="00E66272" w:rsidRDefault="320A8459" w:rsidP="5F7C5B9A">
      <w:pPr>
        <w:pStyle w:val="ListParagraph"/>
        <w:numPr>
          <w:ilvl w:val="0"/>
          <w:numId w:val="4"/>
        </w:numPr>
        <w:jc w:val="both"/>
        <w:rPr>
          <w:rFonts w:ascii="Arial" w:hAnsi="Arial" w:cs="Arial"/>
          <w:color w:val="000000" w:themeColor="text1"/>
        </w:rPr>
      </w:pPr>
      <w:r w:rsidRPr="5F7C5B9A">
        <w:rPr>
          <w:rFonts w:ascii="Arial" w:hAnsi="Arial" w:cs="Arial"/>
          <w:color w:val="000000" w:themeColor="text1"/>
        </w:rPr>
        <w:t>S</w:t>
      </w:r>
      <w:r w:rsidR="693D2E62" w:rsidRPr="5F7C5B9A">
        <w:rPr>
          <w:rFonts w:ascii="Arial" w:hAnsi="Arial" w:cs="Arial"/>
          <w:color w:val="000000" w:themeColor="text1"/>
        </w:rPr>
        <w:t>afeguard community voice in the research process</w:t>
      </w:r>
      <w:r w:rsidR="0EF22D8E" w:rsidRPr="5F7C5B9A">
        <w:rPr>
          <w:rFonts w:ascii="Arial" w:hAnsi="Arial" w:cs="Arial"/>
          <w:color w:val="000000" w:themeColor="text1"/>
        </w:rPr>
        <w:t xml:space="preserve"> by contributing to the ethical and scientific quality, relevance and acceptability of the proposed </w:t>
      </w:r>
      <w:r w:rsidR="00E11EB3" w:rsidRPr="5F7C5B9A">
        <w:rPr>
          <w:rFonts w:ascii="Arial" w:hAnsi="Arial" w:cs="Arial"/>
          <w:color w:val="000000" w:themeColor="text1"/>
        </w:rPr>
        <w:t>projects</w:t>
      </w:r>
      <w:r w:rsidR="0EF22D8E" w:rsidRPr="5F7C5B9A">
        <w:rPr>
          <w:rFonts w:ascii="Arial" w:hAnsi="Arial" w:cs="Arial"/>
          <w:color w:val="000000" w:themeColor="text1"/>
        </w:rPr>
        <w:t>.</w:t>
      </w:r>
    </w:p>
    <w:p w14:paraId="190D846F" w14:textId="17AFE408" w:rsidR="00050A75" w:rsidRPr="00E66272" w:rsidRDefault="379EDD4F" w:rsidP="00E66272">
      <w:pPr>
        <w:jc w:val="both"/>
        <w:rPr>
          <w:rFonts w:ascii="Arial" w:hAnsi="Arial" w:cs="Arial"/>
          <w:color w:val="000000" w:themeColor="text1"/>
        </w:rPr>
      </w:pPr>
      <w:r w:rsidRPr="00E66272">
        <w:rPr>
          <w:rFonts w:ascii="Arial" w:hAnsi="Arial" w:cs="Arial" w:hint="cs"/>
          <w:color w:val="000000" w:themeColor="text1"/>
        </w:rPr>
        <w:t xml:space="preserve">We will also invite stakeholders from national and local government departments (Health, Human Settlements, Social Development, and Education) and civil society organisations, non-governmental organisations, and community-based organisations to provide input into the research questions, interpretation of findings, and generation of policy and programmatic implications arising from the findings, including through townhall </w:t>
      </w:r>
      <w:r w:rsidR="00284430" w:rsidRPr="00E66272">
        <w:rPr>
          <w:rFonts w:ascii="Arial" w:hAnsi="Arial" w:cs="Arial"/>
          <w:color w:val="000000" w:themeColor="text1"/>
        </w:rPr>
        <w:t xml:space="preserve">and networking </w:t>
      </w:r>
      <w:r w:rsidRPr="00E66272">
        <w:rPr>
          <w:rFonts w:ascii="Arial" w:hAnsi="Arial" w:cs="Arial" w:hint="cs"/>
          <w:color w:val="000000" w:themeColor="text1"/>
        </w:rPr>
        <w:t>meeting</w:t>
      </w:r>
      <w:r w:rsidR="00284430" w:rsidRPr="00E66272">
        <w:rPr>
          <w:rFonts w:ascii="Arial" w:hAnsi="Arial" w:cs="Arial"/>
          <w:color w:val="000000" w:themeColor="text1"/>
        </w:rPr>
        <w:t>s</w:t>
      </w:r>
      <w:r w:rsidRPr="00E66272">
        <w:rPr>
          <w:rFonts w:ascii="Arial" w:hAnsi="Arial" w:cs="Arial" w:hint="cs"/>
          <w:color w:val="000000" w:themeColor="text1"/>
        </w:rPr>
        <w:t xml:space="preserve"> (see below). </w:t>
      </w:r>
      <w:r w:rsidR="2D7433F5" w:rsidRPr="00E66272">
        <w:rPr>
          <w:rFonts w:ascii="Arial" w:hAnsi="Arial" w:cs="Arial" w:hint="cs"/>
          <w:color w:val="000000" w:themeColor="text1"/>
        </w:rPr>
        <w:t>The pro</w:t>
      </w:r>
      <w:r w:rsidR="57CF3910" w:rsidRPr="00E66272">
        <w:rPr>
          <w:rFonts w:ascii="Arial" w:hAnsi="Arial" w:cs="Arial" w:hint="cs"/>
          <w:color w:val="000000" w:themeColor="text1"/>
        </w:rPr>
        <w:t>ject</w:t>
      </w:r>
      <w:r w:rsidR="2D7433F5" w:rsidRPr="00E66272">
        <w:rPr>
          <w:rFonts w:ascii="Arial" w:hAnsi="Arial" w:cs="Arial" w:hint="cs"/>
          <w:color w:val="000000" w:themeColor="text1"/>
        </w:rPr>
        <w:t xml:space="preserve"> will also leverage AHRI’s core infrastructure including </w:t>
      </w:r>
      <w:r w:rsidR="00161008" w:rsidRPr="00E66272">
        <w:rPr>
          <w:rFonts w:ascii="Arial" w:hAnsi="Arial" w:cs="Arial" w:hint="cs"/>
          <w:color w:val="000000" w:themeColor="text1"/>
        </w:rPr>
        <w:t>Biostatistics</w:t>
      </w:r>
      <w:r w:rsidR="2D7433F5" w:rsidRPr="00E66272">
        <w:rPr>
          <w:rFonts w:ascii="Arial" w:hAnsi="Arial" w:cs="Arial" w:hint="cs"/>
          <w:color w:val="000000" w:themeColor="text1"/>
        </w:rPr>
        <w:t xml:space="preserve"> </w:t>
      </w:r>
      <w:r w:rsidR="00CE5B92" w:rsidRPr="00E66272">
        <w:rPr>
          <w:rFonts w:ascii="Arial" w:hAnsi="Arial" w:cs="Arial" w:hint="cs"/>
          <w:color w:val="000000" w:themeColor="text1"/>
        </w:rPr>
        <w:t>(led by KB)</w:t>
      </w:r>
      <w:r w:rsidR="00E11EB3" w:rsidRPr="00E66272">
        <w:rPr>
          <w:rFonts w:ascii="Arial" w:hAnsi="Arial" w:cs="Arial" w:hint="cs"/>
          <w:color w:val="000000" w:themeColor="text1"/>
        </w:rPr>
        <w:t>,</w:t>
      </w:r>
      <w:r w:rsidR="5E95F54F" w:rsidRPr="00E66272">
        <w:rPr>
          <w:rFonts w:ascii="Arial" w:hAnsi="Arial" w:cs="Arial" w:hint="cs"/>
          <w:color w:val="000000" w:themeColor="text1"/>
        </w:rPr>
        <w:t xml:space="preserve"> </w:t>
      </w:r>
      <w:r w:rsidR="2D7433F5" w:rsidRPr="00E66272">
        <w:rPr>
          <w:rFonts w:ascii="Arial" w:hAnsi="Arial" w:cs="Arial" w:hint="cs"/>
          <w:color w:val="000000" w:themeColor="text1"/>
        </w:rPr>
        <w:t xml:space="preserve">the </w:t>
      </w:r>
      <w:r w:rsidR="00E11EB3" w:rsidRPr="00E66272">
        <w:rPr>
          <w:rFonts w:ascii="Arial" w:hAnsi="Arial" w:cs="Arial" w:hint="cs"/>
          <w:color w:val="000000" w:themeColor="text1"/>
        </w:rPr>
        <w:t>S</w:t>
      </w:r>
      <w:r w:rsidR="2D7433F5" w:rsidRPr="00E66272">
        <w:rPr>
          <w:rFonts w:ascii="Arial" w:hAnsi="Arial" w:cs="Arial" w:hint="cs"/>
          <w:color w:val="000000" w:themeColor="text1"/>
        </w:rPr>
        <w:t xml:space="preserve">ocial </w:t>
      </w:r>
      <w:r w:rsidR="00E11EB3" w:rsidRPr="00E66272">
        <w:rPr>
          <w:rFonts w:ascii="Arial" w:hAnsi="Arial" w:cs="Arial" w:hint="cs"/>
          <w:color w:val="000000" w:themeColor="text1"/>
        </w:rPr>
        <w:t>S</w:t>
      </w:r>
      <w:r w:rsidR="2D7433F5" w:rsidRPr="00E66272">
        <w:rPr>
          <w:rFonts w:ascii="Arial" w:hAnsi="Arial" w:cs="Arial" w:hint="cs"/>
          <w:color w:val="000000" w:themeColor="text1"/>
        </w:rPr>
        <w:t xml:space="preserve">cience </w:t>
      </w:r>
      <w:r w:rsidR="00E11EB3" w:rsidRPr="00E66272">
        <w:rPr>
          <w:rFonts w:ascii="Arial" w:hAnsi="Arial" w:cs="Arial" w:hint="cs"/>
          <w:color w:val="000000" w:themeColor="text1"/>
        </w:rPr>
        <w:t>C</w:t>
      </w:r>
      <w:r w:rsidR="2D7433F5" w:rsidRPr="00E66272">
        <w:rPr>
          <w:rFonts w:ascii="Arial" w:hAnsi="Arial" w:cs="Arial" w:hint="cs"/>
          <w:color w:val="000000" w:themeColor="text1"/>
        </w:rPr>
        <w:t>ore</w:t>
      </w:r>
      <w:r w:rsidR="00E11EB3" w:rsidRPr="00E66272">
        <w:rPr>
          <w:rFonts w:ascii="Arial" w:hAnsi="Arial" w:cs="Arial" w:hint="cs"/>
          <w:color w:val="000000" w:themeColor="text1"/>
        </w:rPr>
        <w:t>,</w:t>
      </w:r>
      <w:r w:rsidR="2D7433F5" w:rsidRPr="00E66272">
        <w:rPr>
          <w:rFonts w:ascii="Arial" w:hAnsi="Arial" w:cs="Arial" w:hint="cs"/>
          <w:color w:val="000000" w:themeColor="text1"/>
        </w:rPr>
        <w:t xml:space="preserve"> </w:t>
      </w:r>
      <w:r w:rsidR="6A50A081" w:rsidRPr="00E66272">
        <w:rPr>
          <w:rFonts w:ascii="Arial" w:hAnsi="Arial" w:cs="Arial" w:hint="cs"/>
          <w:color w:val="000000" w:themeColor="text1"/>
        </w:rPr>
        <w:t>and</w:t>
      </w:r>
      <w:r w:rsidR="2D7433F5" w:rsidRPr="00E66272">
        <w:rPr>
          <w:rFonts w:ascii="Arial" w:hAnsi="Arial" w:cs="Arial" w:hint="cs"/>
          <w:color w:val="000000" w:themeColor="text1"/>
        </w:rPr>
        <w:t xml:space="preserve"> </w:t>
      </w:r>
      <w:r w:rsidR="6A50A081" w:rsidRPr="00E66272">
        <w:rPr>
          <w:rFonts w:ascii="Arial" w:hAnsi="Arial" w:cs="Arial" w:hint="cs"/>
          <w:color w:val="000000" w:themeColor="text1"/>
        </w:rPr>
        <w:t>th</w:t>
      </w:r>
      <w:r w:rsidR="00F20ACF" w:rsidRPr="00E66272">
        <w:rPr>
          <w:rFonts w:ascii="Arial" w:hAnsi="Arial" w:cs="Arial" w:hint="cs"/>
          <w:color w:val="000000" w:themeColor="text1"/>
        </w:rPr>
        <w:t xml:space="preserve">e </w:t>
      </w:r>
      <w:r w:rsidR="00E11EB3" w:rsidRPr="00E66272">
        <w:rPr>
          <w:rFonts w:ascii="Arial" w:hAnsi="Arial" w:cs="Arial" w:hint="cs"/>
          <w:color w:val="000000" w:themeColor="text1"/>
        </w:rPr>
        <w:t>Population</w:t>
      </w:r>
      <w:r w:rsidR="00F20ACF" w:rsidRPr="00E66272">
        <w:rPr>
          <w:rFonts w:ascii="Arial" w:hAnsi="Arial" w:cs="Arial" w:hint="cs"/>
          <w:color w:val="000000" w:themeColor="text1"/>
        </w:rPr>
        <w:t xml:space="preserve"> </w:t>
      </w:r>
      <w:r w:rsidR="00E11EB3" w:rsidRPr="00E66272">
        <w:rPr>
          <w:rFonts w:ascii="Arial" w:hAnsi="Arial" w:cs="Arial" w:hint="cs"/>
          <w:color w:val="000000" w:themeColor="text1"/>
        </w:rPr>
        <w:t>Science</w:t>
      </w:r>
      <w:r w:rsidR="00F20ACF" w:rsidRPr="00E66272">
        <w:rPr>
          <w:rFonts w:ascii="Arial" w:hAnsi="Arial" w:cs="Arial" w:hint="cs"/>
          <w:color w:val="000000" w:themeColor="text1"/>
        </w:rPr>
        <w:t xml:space="preserve"> </w:t>
      </w:r>
      <w:r w:rsidR="00E11EB3" w:rsidRPr="00E66272">
        <w:rPr>
          <w:rFonts w:ascii="Arial" w:hAnsi="Arial" w:cs="Arial" w:hint="cs"/>
          <w:color w:val="000000" w:themeColor="text1"/>
        </w:rPr>
        <w:t>C</w:t>
      </w:r>
      <w:r w:rsidR="2D7433F5" w:rsidRPr="00E66272">
        <w:rPr>
          <w:rFonts w:ascii="Arial" w:hAnsi="Arial" w:cs="Arial" w:hint="cs"/>
          <w:color w:val="000000" w:themeColor="text1"/>
        </w:rPr>
        <w:t>ore</w:t>
      </w:r>
      <w:r w:rsidR="00CE5B92" w:rsidRPr="00E66272">
        <w:rPr>
          <w:rFonts w:ascii="Arial" w:hAnsi="Arial" w:cs="Arial" w:hint="cs"/>
          <w:color w:val="000000" w:themeColor="text1"/>
        </w:rPr>
        <w:t xml:space="preserve"> (led by KH)</w:t>
      </w:r>
      <w:r w:rsidR="2D7433F5" w:rsidRPr="00E66272">
        <w:rPr>
          <w:rFonts w:ascii="Arial" w:hAnsi="Arial" w:cs="Arial" w:hint="cs"/>
          <w:color w:val="000000" w:themeColor="text1"/>
        </w:rPr>
        <w:t>.</w:t>
      </w:r>
    </w:p>
    <w:p w14:paraId="5AA13D05" w14:textId="3B0DADA8" w:rsidR="00050A75" w:rsidRPr="00E66272" w:rsidRDefault="00050A75" w:rsidP="00E66272">
      <w:pPr>
        <w:pStyle w:val="ListParagraph"/>
        <w:ind w:left="360"/>
        <w:jc w:val="both"/>
        <w:rPr>
          <w:rFonts w:ascii="Arial" w:hAnsi="Arial" w:cs="Arial"/>
          <w:b/>
          <w:bCs/>
          <w:color w:val="000000" w:themeColor="text1"/>
          <w:lang w:val="en-GB"/>
        </w:rPr>
      </w:pPr>
    </w:p>
    <w:p w14:paraId="313328DB" w14:textId="55998AF1" w:rsidR="737F185B" w:rsidRPr="00C455D3" w:rsidRDefault="00AA4DC4" w:rsidP="00C455D3">
      <w:pPr>
        <w:pStyle w:val="ListParagraph"/>
        <w:numPr>
          <w:ilvl w:val="0"/>
          <w:numId w:val="24"/>
        </w:numPr>
        <w:jc w:val="both"/>
        <w:rPr>
          <w:rFonts w:ascii="Arial" w:hAnsi="Arial" w:cs="Arial"/>
          <w:b/>
          <w:bCs/>
          <w:color w:val="000000" w:themeColor="text1"/>
          <w:lang w:val="en-GB"/>
        </w:rPr>
      </w:pPr>
      <w:r w:rsidRPr="00C455D3">
        <w:rPr>
          <w:rFonts w:ascii="Arial" w:hAnsi="Arial" w:cs="Arial" w:hint="cs"/>
          <w:b/>
          <w:bCs/>
          <w:color w:val="000000" w:themeColor="text1"/>
          <w:lang w:val="en-GB"/>
        </w:rPr>
        <w:t>Proposal summary (</w:t>
      </w:r>
      <w:r w:rsidR="00900253" w:rsidRPr="00C455D3">
        <w:rPr>
          <w:rFonts w:ascii="Arial" w:hAnsi="Arial" w:cs="Arial" w:hint="cs"/>
          <w:b/>
          <w:bCs/>
          <w:color w:val="000000" w:themeColor="text1"/>
          <w:lang w:val="en-GB"/>
        </w:rPr>
        <w:t xml:space="preserve">max </w:t>
      </w:r>
      <w:r w:rsidRPr="00C455D3">
        <w:rPr>
          <w:rFonts w:ascii="Arial" w:hAnsi="Arial" w:cs="Arial" w:hint="cs"/>
          <w:b/>
          <w:bCs/>
          <w:color w:val="000000" w:themeColor="text1"/>
          <w:lang w:val="en-GB"/>
        </w:rPr>
        <w:t>300 words</w:t>
      </w:r>
      <w:bookmarkStart w:id="76" w:name="_Hlk215530708"/>
      <w:r w:rsidRPr="00C455D3">
        <w:rPr>
          <w:rFonts w:ascii="Arial" w:hAnsi="Arial" w:cs="Arial" w:hint="cs"/>
          <w:b/>
          <w:bCs/>
          <w:color w:val="000000" w:themeColor="text1"/>
          <w:lang w:val="en-GB"/>
        </w:rPr>
        <w:t>)</w:t>
      </w:r>
    </w:p>
    <w:p w14:paraId="47A34FDC" w14:textId="1D2D8AD7" w:rsidR="009E6D06" w:rsidRDefault="009E6D06" w:rsidP="009E6D06">
      <w:pPr>
        <w:spacing w:line="240" w:lineRule="auto"/>
        <w:jc w:val="both"/>
        <w:rPr>
          <w:rFonts w:ascii="Arial" w:hAnsi="Arial" w:cs="Arial"/>
          <w:color w:val="000000" w:themeColor="text1"/>
          <w:lang w:val="en-GB"/>
        </w:rPr>
      </w:pPr>
      <w:r>
        <w:rPr>
          <w:rFonts w:ascii="Arial" w:hAnsi="Arial" w:cs="Arial"/>
          <w:color w:val="000000" w:themeColor="text1"/>
        </w:rPr>
        <w:t>Through a process of co-creation and secondary data analysis</w:t>
      </w:r>
      <w:r w:rsidR="001D6372">
        <w:rPr>
          <w:rFonts w:ascii="Arial" w:hAnsi="Arial" w:cs="Arial"/>
          <w:color w:val="000000" w:themeColor="text1"/>
        </w:rPr>
        <w:t xml:space="preserve">, we will </w:t>
      </w:r>
      <w:r w:rsidR="001D6372" w:rsidRPr="00E66272">
        <w:rPr>
          <w:rFonts w:ascii="Arial" w:hAnsi="Arial" w:cs="Arial" w:hint="cs"/>
          <w:color w:val="000000" w:themeColor="text1"/>
        </w:rPr>
        <w:t xml:space="preserve">generate </w:t>
      </w:r>
      <w:r w:rsidR="001D6372">
        <w:rPr>
          <w:rFonts w:ascii="Arial" w:hAnsi="Arial" w:cs="Arial"/>
          <w:color w:val="000000" w:themeColor="text1"/>
        </w:rPr>
        <w:t>transformative</w:t>
      </w:r>
      <w:r w:rsidR="001D6372" w:rsidRPr="00E66272">
        <w:rPr>
          <w:rFonts w:ascii="Arial" w:hAnsi="Arial" w:cs="Arial" w:hint="cs"/>
          <w:color w:val="000000" w:themeColor="text1"/>
        </w:rPr>
        <w:t xml:space="preserve"> insights into the longitudinal relationship between </w:t>
      </w:r>
      <w:r w:rsidR="00FE56E3">
        <w:rPr>
          <w:rFonts w:ascii="Arial" w:hAnsi="Arial" w:cs="Arial"/>
          <w:color w:val="000000" w:themeColor="text1"/>
        </w:rPr>
        <w:t xml:space="preserve">key </w:t>
      </w:r>
      <w:r w:rsidR="001D6372" w:rsidRPr="00E66272">
        <w:rPr>
          <w:rFonts w:ascii="Arial" w:hAnsi="Arial" w:cs="Arial" w:hint="cs"/>
          <w:color w:val="000000" w:themeColor="text1"/>
        </w:rPr>
        <w:t>social determinants and symptoms of depression among South African young people.</w:t>
      </w:r>
      <w:r w:rsidR="001D6372">
        <w:rPr>
          <w:rFonts w:ascii="Arial" w:hAnsi="Arial" w:cs="Arial"/>
          <w:color w:val="000000" w:themeColor="text1"/>
        </w:rPr>
        <w:t xml:space="preserve"> We will create </w:t>
      </w:r>
      <w:r w:rsidR="00C455D3">
        <w:rPr>
          <w:rFonts w:ascii="Arial" w:hAnsi="Arial" w:cs="Arial"/>
          <w:color w:val="000000" w:themeColor="text1"/>
        </w:rPr>
        <w:t xml:space="preserve">and analyse </w:t>
      </w:r>
      <w:r w:rsidR="001D6372">
        <w:rPr>
          <w:rFonts w:ascii="Arial" w:hAnsi="Arial" w:cs="Arial"/>
          <w:color w:val="000000" w:themeColor="text1"/>
          <w:lang w:eastAsia="en-GB"/>
        </w:rPr>
        <w:t>t</w:t>
      </w:r>
      <w:r w:rsidR="001D6372" w:rsidRPr="00E66272">
        <w:rPr>
          <w:rFonts w:ascii="Arial" w:hAnsi="Arial" w:cs="Arial" w:hint="cs"/>
          <w:color w:val="000000" w:themeColor="text1"/>
          <w:lang w:eastAsia="en-GB"/>
        </w:rPr>
        <w:t xml:space="preserve">he </w:t>
      </w:r>
      <w:r w:rsidR="001D6372" w:rsidRPr="00E66272">
        <w:rPr>
          <w:rFonts w:ascii="Arial" w:hAnsi="Arial" w:cs="Arial" w:hint="cs"/>
          <w:color w:val="000000" w:themeColor="text1"/>
        </w:rPr>
        <w:t>CO-LUMINATE dataset</w:t>
      </w:r>
      <w:r w:rsidR="001D6372" w:rsidRPr="00E66272">
        <w:rPr>
          <w:rFonts w:ascii="Arial" w:hAnsi="Arial" w:cs="Arial" w:hint="cs"/>
          <w:color w:val="000000" w:themeColor="text1"/>
          <w:lang w:val="en-GB"/>
        </w:rPr>
        <w:t xml:space="preserve"> </w:t>
      </w:r>
      <w:r w:rsidR="001D6372">
        <w:rPr>
          <w:rFonts w:ascii="Arial" w:hAnsi="Arial" w:cs="Arial"/>
          <w:color w:val="000000" w:themeColor="text1"/>
          <w:lang w:val="en-GB"/>
        </w:rPr>
        <w:t>which</w:t>
      </w:r>
      <w:r w:rsidR="001D6372" w:rsidRPr="00E66272">
        <w:rPr>
          <w:rFonts w:ascii="Arial" w:hAnsi="Arial" w:cs="Arial" w:hint="cs"/>
          <w:color w:val="000000" w:themeColor="text1"/>
          <w:lang w:val="en-GB"/>
        </w:rPr>
        <w:t xml:space="preserve"> link</w:t>
      </w:r>
      <w:r w:rsidR="001D6372">
        <w:rPr>
          <w:rFonts w:ascii="Arial" w:hAnsi="Arial" w:cs="Arial"/>
          <w:color w:val="000000" w:themeColor="text1"/>
          <w:lang w:val="en-GB"/>
        </w:rPr>
        <w:t>s</w:t>
      </w:r>
      <w:r w:rsidR="001D6372" w:rsidRPr="00E66272">
        <w:rPr>
          <w:rFonts w:ascii="Arial" w:hAnsi="Arial" w:cs="Arial" w:hint="cs"/>
          <w:color w:val="000000" w:themeColor="text1"/>
          <w:lang w:val="en-GB"/>
        </w:rPr>
        <w:t xml:space="preserve"> existing data </w:t>
      </w:r>
      <w:r w:rsidR="001D6372">
        <w:rPr>
          <w:rFonts w:ascii="Arial" w:hAnsi="Arial" w:cs="Arial"/>
          <w:color w:val="000000" w:themeColor="text1"/>
          <w:lang w:val="en-GB"/>
        </w:rPr>
        <w:t>on</w:t>
      </w:r>
      <w:r w:rsidR="001D6372" w:rsidRPr="00E66272">
        <w:rPr>
          <w:rFonts w:ascii="Arial" w:hAnsi="Arial" w:cs="Arial" w:hint="cs"/>
          <w:color w:val="000000" w:themeColor="text1"/>
          <w:lang w:val="en-GB"/>
        </w:rPr>
        <w:t xml:space="preserve"> </w:t>
      </w:r>
      <w:r w:rsidR="001D6372" w:rsidRPr="00E66272">
        <w:rPr>
          <w:rFonts w:ascii="Arial" w:hAnsi="Arial" w:cs="Arial" w:hint="cs"/>
          <w:color w:val="000000" w:themeColor="text1"/>
        </w:rPr>
        <w:t xml:space="preserve">depressed mood </w:t>
      </w:r>
      <w:r w:rsidR="00FE56E3">
        <w:rPr>
          <w:rFonts w:ascii="Arial" w:hAnsi="Arial" w:cs="Arial"/>
          <w:color w:val="000000" w:themeColor="text1"/>
        </w:rPr>
        <w:t xml:space="preserve">and behavioural mediators of depressed mood </w:t>
      </w:r>
      <w:r w:rsidR="001D6372" w:rsidRPr="00E66272">
        <w:rPr>
          <w:rFonts w:ascii="Arial" w:hAnsi="Arial" w:cs="Arial"/>
          <w:color w:val="000000" w:themeColor="text1"/>
        </w:rPr>
        <w:t xml:space="preserve">at multiple time points </w:t>
      </w:r>
      <w:r w:rsidR="001D6372" w:rsidRPr="00E66272">
        <w:rPr>
          <w:rFonts w:ascii="Arial" w:hAnsi="Arial" w:cs="Arial" w:hint="cs"/>
          <w:color w:val="000000" w:themeColor="text1"/>
          <w:lang w:val="en-GB"/>
        </w:rPr>
        <w:t xml:space="preserve">from </w:t>
      </w:r>
      <w:r w:rsidR="001D6372" w:rsidRPr="009E6D06">
        <w:rPr>
          <w:rFonts w:ascii="Arial" w:hAnsi="Arial" w:cs="Arial" w:hint="cs"/>
          <w:b/>
          <w:bCs/>
          <w:color w:val="000000" w:themeColor="text1"/>
          <w:lang w:val="en-GB"/>
        </w:rPr>
        <w:t>5279</w:t>
      </w:r>
      <w:r w:rsidR="006F3AB8">
        <w:rPr>
          <w:rFonts w:ascii="Arial" w:hAnsi="Arial" w:cs="Arial"/>
          <w:b/>
          <w:bCs/>
          <w:color w:val="000000" w:themeColor="text1"/>
          <w:lang w:val="en-GB"/>
        </w:rPr>
        <w:t xml:space="preserve"> adolescents aged</w:t>
      </w:r>
      <w:r w:rsidR="001D6372" w:rsidRPr="009E6D06">
        <w:rPr>
          <w:rFonts w:ascii="Arial" w:hAnsi="Arial" w:cs="Arial" w:hint="cs"/>
          <w:b/>
          <w:bCs/>
          <w:color w:val="000000" w:themeColor="text1"/>
          <w:lang w:val="en-GB"/>
        </w:rPr>
        <w:t xml:space="preserve"> 13-24</w:t>
      </w:r>
      <w:r w:rsidR="001D6372" w:rsidRPr="009E6D06">
        <w:rPr>
          <w:rFonts w:ascii="Arial" w:hAnsi="Arial" w:cs="Arial"/>
          <w:b/>
          <w:bCs/>
          <w:color w:val="000000" w:themeColor="text1"/>
          <w:lang w:val="en-GB"/>
        </w:rPr>
        <w:t>-</w:t>
      </w:r>
      <w:r w:rsidR="001D6372" w:rsidRPr="009E6D06">
        <w:rPr>
          <w:rFonts w:ascii="Arial" w:hAnsi="Arial" w:cs="Arial" w:hint="cs"/>
          <w:b/>
          <w:bCs/>
          <w:color w:val="000000" w:themeColor="text1"/>
          <w:lang w:val="en-GB"/>
        </w:rPr>
        <w:t>year</w:t>
      </w:r>
      <w:r w:rsidR="006F3AB8">
        <w:rPr>
          <w:rFonts w:ascii="Arial" w:hAnsi="Arial" w:cs="Arial"/>
          <w:b/>
          <w:bCs/>
          <w:color w:val="000000" w:themeColor="text1"/>
          <w:lang w:val="en-GB"/>
        </w:rPr>
        <w:t>s</w:t>
      </w:r>
      <w:r w:rsidR="001D6372" w:rsidRPr="00E66272">
        <w:rPr>
          <w:rFonts w:ascii="Arial" w:hAnsi="Arial" w:cs="Arial" w:hint="cs"/>
          <w:color w:val="000000" w:themeColor="text1"/>
          <w:lang w:val="en-GB"/>
        </w:rPr>
        <w:t xml:space="preserve">, with </w:t>
      </w:r>
      <w:r w:rsidR="001D6372">
        <w:rPr>
          <w:rFonts w:ascii="Arial" w:hAnsi="Arial" w:cs="Arial"/>
          <w:color w:val="000000" w:themeColor="text1"/>
          <w:lang w:val="en-GB"/>
        </w:rPr>
        <w:t xml:space="preserve">data about their exposure, over the life course, to social determinants of interest, </w:t>
      </w:r>
      <w:r>
        <w:rPr>
          <w:rFonts w:ascii="Arial" w:hAnsi="Arial" w:cs="Arial"/>
          <w:color w:val="000000" w:themeColor="text1"/>
          <w:lang w:val="en-GB"/>
        </w:rPr>
        <w:t>from</w:t>
      </w:r>
      <w:r w:rsidR="001D6372">
        <w:rPr>
          <w:rFonts w:ascii="Arial" w:hAnsi="Arial" w:cs="Arial"/>
          <w:color w:val="000000" w:themeColor="text1"/>
          <w:lang w:val="en-GB"/>
        </w:rPr>
        <w:t xml:space="preserve"> their </w:t>
      </w:r>
      <w:r w:rsidR="001D6372" w:rsidRPr="00E66272">
        <w:rPr>
          <w:rFonts w:ascii="Arial" w:hAnsi="Arial" w:cs="Arial" w:hint="cs"/>
          <w:color w:val="000000" w:themeColor="text1"/>
          <w:lang w:val="en-GB"/>
        </w:rPr>
        <w:t xml:space="preserve">households’ </w:t>
      </w:r>
      <w:r w:rsidR="001D6372" w:rsidRPr="00E66272">
        <w:rPr>
          <w:rFonts w:ascii="Arial" w:hAnsi="Arial" w:cs="Arial" w:hint="cs"/>
          <w:color w:val="000000" w:themeColor="text1"/>
        </w:rPr>
        <w:t xml:space="preserve">Health and Demographic Surveillance </w:t>
      </w:r>
      <w:r w:rsidR="00682E24">
        <w:rPr>
          <w:rFonts w:ascii="Arial" w:hAnsi="Arial" w:cs="Arial"/>
          <w:color w:val="000000" w:themeColor="text1"/>
        </w:rPr>
        <w:t>system</w:t>
      </w:r>
      <w:r w:rsidR="001D6372" w:rsidRPr="00E66272">
        <w:rPr>
          <w:rFonts w:ascii="Arial" w:hAnsi="Arial" w:cs="Arial" w:hint="cs"/>
          <w:color w:val="000000" w:themeColor="text1"/>
        </w:rPr>
        <w:t xml:space="preserve"> </w:t>
      </w:r>
      <w:r w:rsidR="001D6372">
        <w:rPr>
          <w:rFonts w:ascii="Arial" w:hAnsi="Arial" w:cs="Arial"/>
          <w:color w:val="000000" w:themeColor="text1"/>
        </w:rPr>
        <w:t>(</w:t>
      </w:r>
      <w:r w:rsidR="001D6372" w:rsidRPr="00E66272">
        <w:rPr>
          <w:rFonts w:ascii="Arial" w:hAnsi="Arial" w:cs="Arial" w:hint="cs"/>
          <w:color w:val="000000" w:themeColor="text1"/>
          <w:lang w:val="en-GB"/>
        </w:rPr>
        <w:t>HDSS</w:t>
      </w:r>
      <w:r w:rsidR="001D6372">
        <w:rPr>
          <w:rFonts w:ascii="Arial" w:hAnsi="Arial" w:cs="Arial"/>
          <w:color w:val="000000" w:themeColor="text1"/>
          <w:lang w:val="en-GB"/>
        </w:rPr>
        <w:t>)</w:t>
      </w:r>
      <w:r w:rsidR="001D6372" w:rsidRPr="00E66272">
        <w:rPr>
          <w:rFonts w:ascii="Arial" w:hAnsi="Arial" w:cs="Arial" w:hint="cs"/>
          <w:color w:val="000000" w:themeColor="text1"/>
          <w:lang w:val="en-GB"/>
        </w:rPr>
        <w:t xml:space="preserve"> data. </w:t>
      </w:r>
      <w:r w:rsidR="001D6372" w:rsidRPr="00E66272">
        <w:rPr>
          <w:rFonts w:ascii="Arial" w:hAnsi="Arial" w:cs="Arial" w:hint="cs"/>
          <w:color w:val="000000" w:themeColor="text1"/>
        </w:rPr>
        <w:t>A Youth Advisory Group (YAG) comprised of ten 13-24-year-olds living in the HDSS will refine, guide, and nuance the proposed research</w:t>
      </w:r>
      <w:r>
        <w:rPr>
          <w:rFonts w:ascii="Arial" w:hAnsi="Arial" w:cs="Arial"/>
          <w:color w:val="000000" w:themeColor="text1"/>
          <w:lang w:val="en-GB"/>
        </w:rPr>
        <w:t>, through a process of sustained co-creation. Our objectives include to:</w:t>
      </w:r>
    </w:p>
    <w:p w14:paraId="4B7152E2" w14:textId="02405F67" w:rsidR="009E6D06" w:rsidRPr="009E6D06" w:rsidRDefault="009E6D06" w:rsidP="009E6D06">
      <w:pPr>
        <w:pStyle w:val="ListParagraph"/>
        <w:numPr>
          <w:ilvl w:val="0"/>
          <w:numId w:val="46"/>
        </w:numPr>
        <w:spacing w:line="240" w:lineRule="auto"/>
        <w:jc w:val="both"/>
        <w:rPr>
          <w:rFonts w:ascii="Arial" w:hAnsi="Arial" w:cs="Arial"/>
          <w:color w:val="000000" w:themeColor="text1"/>
          <w:lang w:val="en-GB"/>
        </w:rPr>
      </w:pPr>
      <w:r w:rsidRPr="009E6D06">
        <w:rPr>
          <w:rFonts w:ascii="Arial" w:hAnsi="Arial" w:cs="Arial" w:hint="cs"/>
          <w:color w:val="000000" w:themeColor="text1"/>
        </w:rPr>
        <w:t xml:space="preserve">describe </w:t>
      </w:r>
      <w:bookmarkEnd w:id="76"/>
      <w:r w:rsidRPr="009E6D06">
        <w:rPr>
          <w:rFonts w:ascii="Arial" w:hAnsi="Arial" w:cs="Arial" w:hint="cs"/>
          <w:color w:val="000000" w:themeColor="text1"/>
        </w:rPr>
        <w:t xml:space="preserve">patterns </w:t>
      </w:r>
      <w:r w:rsidRPr="009E6D06">
        <w:rPr>
          <w:rFonts w:ascii="Arial" w:hAnsi="Arial" w:cs="Arial"/>
          <w:color w:val="000000" w:themeColor="text1"/>
        </w:rPr>
        <w:t>in</w:t>
      </w:r>
      <w:r w:rsidRPr="009E6D06">
        <w:rPr>
          <w:rFonts w:ascii="Arial" w:hAnsi="Arial" w:cs="Arial" w:hint="cs"/>
          <w:color w:val="000000" w:themeColor="text1"/>
        </w:rPr>
        <w:t xml:space="preserve"> CO-LUMINATE young people’s exposure to social determinants of interest (low </w:t>
      </w:r>
      <w:r w:rsidR="002D6430">
        <w:rPr>
          <w:rFonts w:ascii="Arial" w:hAnsi="Arial" w:cs="Arial"/>
          <w:color w:val="000000" w:themeColor="text1"/>
        </w:rPr>
        <w:t>socioeconomic status</w:t>
      </w:r>
      <w:r w:rsidR="00DF4DA7">
        <w:rPr>
          <w:rFonts w:ascii="Arial" w:hAnsi="Arial" w:cs="Arial"/>
          <w:color w:val="000000" w:themeColor="text1"/>
        </w:rPr>
        <w:t xml:space="preserve"> (SES)</w:t>
      </w:r>
      <w:r w:rsidRPr="009E6D06">
        <w:rPr>
          <w:rFonts w:ascii="Arial" w:hAnsi="Arial" w:cs="Arial" w:hint="cs"/>
          <w:color w:val="000000" w:themeColor="text1"/>
        </w:rPr>
        <w:t xml:space="preserve">, food insecurity, and </w:t>
      </w:r>
      <w:r w:rsidR="00DF0017">
        <w:rPr>
          <w:rFonts w:ascii="Arial" w:hAnsi="Arial" w:cs="Arial"/>
          <w:color w:val="000000" w:themeColor="text1"/>
        </w:rPr>
        <w:t>caregiver</w:t>
      </w:r>
      <w:r w:rsidRPr="009E6D06">
        <w:rPr>
          <w:rFonts w:ascii="Arial" w:hAnsi="Arial" w:cs="Arial" w:hint="cs"/>
          <w:color w:val="000000" w:themeColor="text1"/>
        </w:rPr>
        <w:t xml:space="preserve"> co-residency)</w:t>
      </w:r>
      <w:r>
        <w:rPr>
          <w:rFonts w:ascii="Arial" w:hAnsi="Arial" w:cs="Arial"/>
          <w:color w:val="000000" w:themeColor="text1"/>
        </w:rPr>
        <w:t>;</w:t>
      </w:r>
    </w:p>
    <w:p w14:paraId="4DC5BB85" w14:textId="14733311" w:rsidR="009E6D06" w:rsidRDefault="009E6D06" w:rsidP="009E6D06">
      <w:pPr>
        <w:pStyle w:val="ListParagraph"/>
        <w:numPr>
          <w:ilvl w:val="0"/>
          <w:numId w:val="46"/>
        </w:numPr>
        <w:spacing w:line="240" w:lineRule="auto"/>
        <w:jc w:val="both"/>
        <w:rPr>
          <w:rFonts w:ascii="Arial" w:hAnsi="Arial" w:cs="Arial"/>
          <w:color w:val="000000" w:themeColor="text1"/>
          <w:lang w:val="en-GB"/>
        </w:rPr>
      </w:pPr>
      <w:r w:rsidRPr="009E6D06">
        <w:rPr>
          <w:rFonts w:ascii="Arial" w:hAnsi="Arial" w:cs="Arial" w:hint="cs"/>
          <w:color w:val="000000" w:themeColor="text1"/>
          <w:lang w:val="en-GB"/>
        </w:rPr>
        <w:t>e</w:t>
      </w:r>
      <w:r w:rsidRPr="009E6D06">
        <w:rPr>
          <w:rFonts w:ascii="Arial" w:hAnsi="Arial" w:cs="Arial" w:hint="cs"/>
          <w:color w:val="000000" w:themeColor="text1"/>
        </w:rPr>
        <w:t xml:space="preserve">xplore interactions between social determinants and behavioural mediators of </w:t>
      </w:r>
      <w:proofErr w:type="gramStart"/>
      <w:r w:rsidRPr="009E6D06">
        <w:rPr>
          <w:rFonts w:ascii="Arial" w:hAnsi="Arial" w:cs="Arial" w:hint="cs"/>
          <w:color w:val="000000" w:themeColor="text1"/>
        </w:rPr>
        <w:t>depression</w:t>
      </w:r>
      <w:r>
        <w:rPr>
          <w:rFonts w:ascii="Arial" w:hAnsi="Arial" w:cs="Arial"/>
          <w:color w:val="000000" w:themeColor="text1"/>
        </w:rPr>
        <w:t>;</w:t>
      </w:r>
      <w:proofErr w:type="gramEnd"/>
    </w:p>
    <w:p w14:paraId="48489BFE" w14:textId="5C31FA2F" w:rsidR="009E6D06" w:rsidRPr="009E6D06" w:rsidRDefault="009E6D06" w:rsidP="009E6D06">
      <w:pPr>
        <w:pStyle w:val="ListParagraph"/>
        <w:numPr>
          <w:ilvl w:val="0"/>
          <w:numId w:val="46"/>
        </w:numPr>
        <w:spacing w:line="240" w:lineRule="auto"/>
        <w:jc w:val="both"/>
        <w:rPr>
          <w:rFonts w:ascii="Arial" w:hAnsi="Arial" w:cs="Arial"/>
          <w:color w:val="000000" w:themeColor="text1"/>
          <w:lang w:val="en-GB"/>
        </w:rPr>
      </w:pPr>
      <w:r w:rsidRPr="009E6D06">
        <w:rPr>
          <w:rFonts w:ascii="Arial" w:hAnsi="Arial" w:cs="Arial" w:hint="cs"/>
          <w:color w:val="000000" w:themeColor="text1"/>
        </w:rPr>
        <w:t>describe prevalence of depression in the CO-LUMINATE dataset</w:t>
      </w:r>
      <w:r>
        <w:rPr>
          <w:rFonts w:ascii="Arial" w:hAnsi="Arial" w:cs="Arial"/>
          <w:color w:val="000000" w:themeColor="text1"/>
        </w:rPr>
        <w:t>;</w:t>
      </w:r>
    </w:p>
    <w:p w14:paraId="2619CA40" w14:textId="64C3BAE2" w:rsidR="009E6D06" w:rsidRPr="009E6D06" w:rsidRDefault="009E6D06" w:rsidP="009E6D06">
      <w:pPr>
        <w:pStyle w:val="ListParagraph"/>
        <w:numPr>
          <w:ilvl w:val="0"/>
          <w:numId w:val="46"/>
        </w:numPr>
        <w:spacing w:line="240" w:lineRule="auto"/>
        <w:jc w:val="both"/>
        <w:rPr>
          <w:rFonts w:ascii="Arial" w:hAnsi="Arial" w:cs="Arial"/>
          <w:color w:val="000000" w:themeColor="text1"/>
          <w:lang w:val="en-GB"/>
        </w:rPr>
      </w:pPr>
      <w:r w:rsidRPr="009E6D06">
        <w:rPr>
          <w:rFonts w:ascii="Arial" w:hAnsi="Arial" w:cs="Arial" w:hint="cs"/>
          <w:color w:val="000000" w:themeColor="text1"/>
        </w:rPr>
        <w:t>assess the impact of social determinants on depression among young people, with a focus on examining longitudinal relationships and the role of behavioural mediators</w:t>
      </w:r>
      <w:r>
        <w:rPr>
          <w:rFonts w:ascii="Arial" w:hAnsi="Arial" w:cs="Arial"/>
          <w:color w:val="000000" w:themeColor="text1"/>
        </w:rPr>
        <w:t>; and</w:t>
      </w:r>
    </w:p>
    <w:p w14:paraId="719D91A7" w14:textId="1F942D1A" w:rsidR="001D6372" w:rsidRPr="00A071F7" w:rsidRDefault="009E6D06" w:rsidP="5F7C5B9A">
      <w:pPr>
        <w:pStyle w:val="ListParagraph"/>
        <w:numPr>
          <w:ilvl w:val="0"/>
          <w:numId w:val="46"/>
        </w:numPr>
        <w:pBdr>
          <w:top w:val="nil"/>
          <w:left w:val="nil"/>
          <w:bottom w:val="nil"/>
          <w:right w:val="nil"/>
          <w:between w:val="nil"/>
        </w:pBdr>
        <w:spacing w:line="240" w:lineRule="auto"/>
        <w:jc w:val="both"/>
        <w:rPr>
          <w:rFonts w:ascii="Arial" w:hAnsi="Arial" w:cs="Arial"/>
          <w:color w:val="000000" w:themeColor="text1"/>
        </w:rPr>
      </w:pPr>
      <w:r w:rsidRPr="5F7C5B9A">
        <w:rPr>
          <w:rFonts w:ascii="Arial" w:hAnsi="Arial" w:cs="Arial"/>
          <w:color w:val="000000" w:themeColor="text1"/>
        </w:rPr>
        <w:t xml:space="preserve">co-create a shared understanding of the role of social determinants in young people’s mental health, through engaging a </w:t>
      </w:r>
      <w:r w:rsidR="00FE56E3" w:rsidRPr="5F7C5B9A">
        <w:rPr>
          <w:rFonts w:ascii="Arial" w:hAnsi="Arial" w:cs="Arial"/>
          <w:color w:val="000000" w:themeColor="text1"/>
        </w:rPr>
        <w:t>YAG</w:t>
      </w:r>
      <w:r w:rsidRPr="5F7C5B9A">
        <w:rPr>
          <w:rFonts w:ascii="Arial" w:hAnsi="Arial" w:cs="Arial"/>
          <w:color w:val="000000" w:themeColor="text1"/>
        </w:rPr>
        <w:t xml:space="preserve">.  </w:t>
      </w:r>
    </w:p>
    <w:p w14:paraId="58E34E5C" w14:textId="77777777" w:rsidR="00C455D3" w:rsidRPr="00C455D3" w:rsidRDefault="00C455D3" w:rsidP="00C455D3">
      <w:pPr>
        <w:pBdr>
          <w:top w:val="nil"/>
          <w:left w:val="nil"/>
          <w:bottom w:val="nil"/>
          <w:right w:val="nil"/>
          <w:between w:val="nil"/>
        </w:pBdr>
        <w:spacing w:line="240" w:lineRule="auto"/>
        <w:jc w:val="both"/>
        <w:rPr>
          <w:rFonts w:ascii="Arial" w:hAnsi="Arial" w:cs="Arial"/>
          <w:color w:val="000000" w:themeColor="text1"/>
          <w:lang w:val="en-US"/>
        </w:rPr>
      </w:pPr>
      <w:r w:rsidRPr="00C455D3">
        <w:rPr>
          <w:rFonts w:ascii="Arial" w:hAnsi="Arial" w:cs="Arial"/>
          <w:color w:val="000000" w:themeColor="text1"/>
          <w:lang w:val="en-US"/>
        </w:rPr>
        <w:t>The intended impacts of this project are to:</w:t>
      </w:r>
    </w:p>
    <w:p w14:paraId="2341F717" w14:textId="181EAE5E" w:rsidR="00C455D3" w:rsidRPr="00C455D3" w:rsidRDefault="00C455D3" w:rsidP="00C455D3">
      <w:pPr>
        <w:pStyle w:val="ListParagraph"/>
        <w:numPr>
          <w:ilvl w:val="3"/>
          <w:numId w:val="4"/>
        </w:numPr>
        <w:pBdr>
          <w:top w:val="nil"/>
          <w:left w:val="nil"/>
          <w:bottom w:val="nil"/>
          <w:right w:val="nil"/>
          <w:between w:val="nil"/>
        </w:pBdr>
        <w:spacing w:line="240" w:lineRule="auto"/>
        <w:ind w:left="709" w:hanging="283"/>
        <w:jc w:val="both"/>
        <w:rPr>
          <w:rFonts w:ascii="Arial" w:hAnsi="Arial" w:cs="Arial"/>
          <w:color w:val="000000" w:themeColor="text1"/>
          <w:lang w:val="en-US"/>
        </w:rPr>
      </w:pPr>
      <w:r w:rsidRPr="00C455D3">
        <w:rPr>
          <w:rFonts w:ascii="Arial" w:hAnsi="Arial" w:cs="Arial"/>
          <w:color w:val="000000" w:themeColor="text1"/>
          <w:lang w:val="en-US"/>
        </w:rPr>
        <w:t xml:space="preserve">transform the way in which data-driven research is done, </w:t>
      </w:r>
      <w:r w:rsidRPr="00C455D3">
        <w:rPr>
          <w:rFonts w:ascii="Arial" w:hAnsi="Arial" w:cs="Arial"/>
          <w:color w:val="000000" w:themeColor="text1"/>
          <w:lang w:val="en-GB"/>
        </w:rPr>
        <w:t>centring</w:t>
      </w:r>
      <w:r w:rsidRPr="00C455D3">
        <w:rPr>
          <w:rFonts w:ascii="Arial" w:hAnsi="Arial" w:cs="Arial"/>
          <w:color w:val="000000" w:themeColor="text1"/>
          <w:lang w:val="en-US"/>
        </w:rPr>
        <w:t xml:space="preserve"> young people in co-created research which concerns </w:t>
      </w:r>
      <w:proofErr w:type="gramStart"/>
      <w:r w:rsidRPr="00C455D3">
        <w:rPr>
          <w:rFonts w:ascii="Arial" w:hAnsi="Arial" w:cs="Arial"/>
          <w:color w:val="000000" w:themeColor="text1"/>
          <w:lang w:val="en-US"/>
        </w:rPr>
        <w:t>them;</w:t>
      </w:r>
      <w:proofErr w:type="gramEnd"/>
      <w:r w:rsidRPr="00C455D3">
        <w:rPr>
          <w:rFonts w:ascii="Arial" w:hAnsi="Arial" w:cs="Arial"/>
          <w:color w:val="000000" w:themeColor="text1"/>
          <w:lang w:val="en-US"/>
        </w:rPr>
        <w:t xml:space="preserve"> </w:t>
      </w:r>
    </w:p>
    <w:p w14:paraId="34B0F4C3" w14:textId="5E2A41F3" w:rsidR="00C455D3" w:rsidRPr="00C455D3" w:rsidRDefault="00C455D3" w:rsidP="00C455D3">
      <w:pPr>
        <w:pStyle w:val="ListParagraph"/>
        <w:numPr>
          <w:ilvl w:val="3"/>
          <w:numId w:val="4"/>
        </w:numPr>
        <w:pBdr>
          <w:top w:val="nil"/>
          <w:left w:val="nil"/>
          <w:bottom w:val="nil"/>
          <w:right w:val="nil"/>
          <w:between w:val="nil"/>
        </w:pBdr>
        <w:spacing w:line="240" w:lineRule="auto"/>
        <w:ind w:left="709" w:hanging="283"/>
        <w:jc w:val="both"/>
        <w:rPr>
          <w:rFonts w:ascii="Arial" w:hAnsi="Arial" w:cs="Arial"/>
          <w:color w:val="000000" w:themeColor="text1"/>
          <w:lang w:val="en-US"/>
        </w:rPr>
      </w:pPr>
      <w:r w:rsidRPr="00C455D3">
        <w:rPr>
          <w:rFonts w:ascii="Arial" w:hAnsi="Arial" w:cs="Arial"/>
          <w:color w:val="000000" w:themeColor="text1"/>
          <w:lang w:val="en-US"/>
        </w:rPr>
        <w:t xml:space="preserve">generate a valuable data resource for longitudinal analysis to understand young people’s mental health in African countries; and </w:t>
      </w:r>
    </w:p>
    <w:p w14:paraId="03AABAA7" w14:textId="7A989E9F" w:rsidR="00C455D3" w:rsidRDefault="00C455D3" w:rsidP="00C455D3">
      <w:pPr>
        <w:pStyle w:val="ListParagraph"/>
        <w:numPr>
          <w:ilvl w:val="0"/>
          <w:numId w:val="4"/>
        </w:numPr>
        <w:pBdr>
          <w:top w:val="nil"/>
          <w:left w:val="nil"/>
          <w:bottom w:val="nil"/>
          <w:right w:val="nil"/>
          <w:between w:val="nil"/>
        </w:pBdr>
        <w:spacing w:line="240" w:lineRule="auto"/>
        <w:ind w:left="709" w:hanging="283"/>
        <w:jc w:val="both"/>
        <w:rPr>
          <w:rFonts w:ascii="Arial" w:hAnsi="Arial" w:cs="Arial"/>
          <w:color w:val="000000" w:themeColor="text1"/>
          <w:lang w:val="en-US"/>
        </w:rPr>
      </w:pPr>
      <w:r w:rsidRPr="00C455D3">
        <w:rPr>
          <w:rFonts w:ascii="Arial" w:hAnsi="Arial" w:cs="Arial"/>
          <w:color w:val="000000" w:themeColor="text1"/>
          <w:lang w:val="en-US"/>
        </w:rPr>
        <w:t>generate new knowledge regarding the role and mechanisms of influence of social determinants in depression among young people</w:t>
      </w:r>
      <w:r w:rsidR="002D6430">
        <w:rPr>
          <w:rFonts w:ascii="Arial" w:hAnsi="Arial" w:cs="Arial"/>
          <w:color w:val="000000" w:themeColor="text1"/>
          <w:lang w:val="en-US"/>
        </w:rPr>
        <w:t xml:space="preserve">; and </w:t>
      </w:r>
    </w:p>
    <w:p w14:paraId="40CA1C0D" w14:textId="0170AF29" w:rsidR="002D6430" w:rsidRPr="00C455D3" w:rsidRDefault="002D6430" w:rsidP="00C455D3">
      <w:pPr>
        <w:pStyle w:val="ListParagraph"/>
        <w:numPr>
          <w:ilvl w:val="0"/>
          <w:numId w:val="4"/>
        </w:numPr>
        <w:pBdr>
          <w:top w:val="nil"/>
          <w:left w:val="nil"/>
          <w:bottom w:val="nil"/>
          <w:right w:val="nil"/>
          <w:between w:val="nil"/>
        </w:pBdr>
        <w:spacing w:line="240" w:lineRule="auto"/>
        <w:ind w:left="709" w:hanging="283"/>
        <w:jc w:val="both"/>
        <w:rPr>
          <w:rFonts w:ascii="Arial" w:hAnsi="Arial" w:cs="Arial"/>
          <w:color w:val="000000" w:themeColor="text1"/>
          <w:lang w:val="en-US"/>
        </w:rPr>
      </w:pPr>
      <w:r w:rsidRPr="002D6430">
        <w:rPr>
          <w:rFonts w:ascii="Arial" w:hAnsi="Arial" w:cs="Arial"/>
          <w:color w:val="000000" w:themeColor="text1"/>
          <w:lang w:val="en-US"/>
        </w:rPr>
        <w:t>highlight potential areas for intervention to address depression</w:t>
      </w:r>
      <w:r>
        <w:rPr>
          <w:rFonts w:ascii="Arial" w:hAnsi="Arial" w:cs="Arial"/>
          <w:color w:val="000000" w:themeColor="text1"/>
          <w:lang w:val="en-US"/>
        </w:rPr>
        <w:t xml:space="preserve"> in young people.</w:t>
      </w:r>
    </w:p>
    <w:p w14:paraId="1A96FF11" w14:textId="18194EF7" w:rsidR="00A071F7" w:rsidRPr="00C455D3" w:rsidRDefault="00C455D3" w:rsidP="00C455D3">
      <w:pPr>
        <w:pBdr>
          <w:top w:val="nil"/>
          <w:left w:val="nil"/>
          <w:bottom w:val="nil"/>
          <w:right w:val="nil"/>
          <w:between w:val="nil"/>
        </w:pBdr>
        <w:spacing w:line="240" w:lineRule="auto"/>
        <w:jc w:val="both"/>
        <w:rPr>
          <w:rFonts w:ascii="Arial" w:hAnsi="Arial" w:cs="Arial"/>
          <w:color w:val="000000" w:themeColor="text1"/>
          <w:lang w:val="en-US"/>
        </w:rPr>
      </w:pPr>
      <w:r>
        <w:rPr>
          <w:rFonts w:ascii="Arial" w:hAnsi="Arial" w:cs="Arial"/>
          <w:color w:val="000000" w:themeColor="text1"/>
          <w:lang w:val="en-US"/>
        </w:rPr>
        <w:t>Our</w:t>
      </w:r>
      <w:r w:rsidRPr="00C455D3">
        <w:rPr>
          <w:rFonts w:ascii="Arial" w:hAnsi="Arial" w:cs="Arial"/>
          <w:color w:val="000000" w:themeColor="text1"/>
          <w:lang w:val="en-US"/>
        </w:rPr>
        <w:t xml:space="preserve"> approach has the potential to be scaled by leveraging </w:t>
      </w:r>
      <w:r>
        <w:rPr>
          <w:rFonts w:ascii="Arial" w:hAnsi="Arial" w:cs="Arial"/>
          <w:color w:val="000000" w:themeColor="text1"/>
          <w:lang w:val="en-US"/>
        </w:rPr>
        <w:t>South African (</w:t>
      </w:r>
      <w:r w:rsidR="00E00987">
        <w:rPr>
          <w:rFonts w:ascii="Arial" w:eastAsia="Arial" w:hAnsi="Arial" w:cs="Arial"/>
          <w:color w:val="000000" w:themeColor="text1"/>
          <w:lang w:val="en-GB"/>
        </w:rPr>
        <w:t xml:space="preserve">South African Population Research Infrastructure Network – </w:t>
      </w:r>
      <w:r>
        <w:rPr>
          <w:rFonts w:ascii="Arial" w:hAnsi="Arial" w:cs="Arial"/>
          <w:color w:val="000000" w:themeColor="text1"/>
          <w:lang w:val="en-US"/>
        </w:rPr>
        <w:t>SAPRIN)</w:t>
      </w:r>
      <w:r w:rsidRPr="00C455D3">
        <w:rPr>
          <w:rFonts w:ascii="Arial" w:hAnsi="Arial" w:cs="Arial"/>
          <w:color w:val="000000" w:themeColor="text1"/>
          <w:lang w:val="en-US"/>
        </w:rPr>
        <w:t xml:space="preserve"> and </w:t>
      </w:r>
      <w:r>
        <w:rPr>
          <w:rFonts w:ascii="Arial" w:hAnsi="Arial" w:cs="Arial"/>
          <w:color w:val="000000" w:themeColor="text1"/>
          <w:lang w:val="en-US"/>
        </w:rPr>
        <w:t>continental (African Population Cohorts Consortium</w:t>
      </w:r>
      <w:r w:rsidR="00E00987">
        <w:rPr>
          <w:rFonts w:ascii="Arial" w:hAnsi="Arial" w:cs="Arial"/>
          <w:color w:val="000000" w:themeColor="text1"/>
          <w:lang w:val="en-US"/>
        </w:rPr>
        <w:t xml:space="preserve"> – APCC</w:t>
      </w:r>
      <w:r>
        <w:rPr>
          <w:rFonts w:ascii="Arial" w:hAnsi="Arial" w:cs="Arial"/>
          <w:color w:val="000000" w:themeColor="text1"/>
          <w:lang w:val="en-US"/>
        </w:rPr>
        <w:t xml:space="preserve">) </w:t>
      </w:r>
      <w:r w:rsidRPr="00C455D3">
        <w:rPr>
          <w:rFonts w:ascii="Arial" w:hAnsi="Arial" w:cs="Arial"/>
          <w:color w:val="000000" w:themeColor="text1"/>
          <w:lang w:val="en-US"/>
        </w:rPr>
        <w:t>networks to share the approach with other HDSS nodes throughout South Africa and the continent.</w:t>
      </w:r>
    </w:p>
    <w:p w14:paraId="6C8183E8" w14:textId="77777777" w:rsidR="00670611" w:rsidRPr="00E66272" w:rsidRDefault="00670611" w:rsidP="00E66272">
      <w:pPr>
        <w:pBdr>
          <w:top w:val="nil"/>
          <w:left w:val="nil"/>
          <w:bottom w:val="nil"/>
          <w:right w:val="nil"/>
          <w:between w:val="nil"/>
        </w:pBdr>
        <w:jc w:val="both"/>
        <w:rPr>
          <w:rFonts w:ascii="Arial" w:hAnsi="Arial" w:cs="Arial"/>
          <w:color w:val="000000" w:themeColor="text1"/>
          <w:lang w:val="en-US"/>
        </w:rPr>
      </w:pPr>
    </w:p>
    <w:p w14:paraId="44483D3E" w14:textId="583670B4" w:rsidR="00436C87" w:rsidRPr="00E66272" w:rsidRDefault="00403C64" w:rsidP="00E66272">
      <w:pPr>
        <w:shd w:val="clear" w:color="auto" w:fill="D5DCE4" w:themeFill="text2" w:themeFillTint="33"/>
        <w:jc w:val="both"/>
        <w:rPr>
          <w:rFonts w:ascii="Arial" w:hAnsi="Arial" w:cs="Arial"/>
          <w:color w:val="000000" w:themeColor="text1"/>
        </w:rPr>
      </w:pPr>
      <w:r w:rsidRPr="00E66272">
        <w:rPr>
          <w:rFonts w:ascii="Arial" w:hAnsi="Arial" w:cs="Arial" w:hint="cs"/>
          <w:b/>
          <w:bCs/>
          <w:color w:val="000000" w:themeColor="text1"/>
          <w:lang w:val="en-GB"/>
        </w:rPr>
        <w:t>4</w:t>
      </w:r>
      <w:r w:rsidR="00AA4DC4" w:rsidRPr="00E66272">
        <w:rPr>
          <w:rFonts w:ascii="Arial" w:hAnsi="Arial" w:cs="Arial" w:hint="cs"/>
          <w:b/>
          <w:bCs/>
          <w:color w:val="000000" w:themeColor="text1"/>
        </w:rPr>
        <w:t xml:space="preserve">. Background, problem </w:t>
      </w:r>
      <w:r w:rsidR="0003028E" w:rsidRPr="00E66272">
        <w:rPr>
          <w:rFonts w:ascii="Arial" w:hAnsi="Arial" w:cs="Arial" w:hint="cs"/>
          <w:b/>
          <w:bCs/>
          <w:color w:val="000000" w:themeColor="text1"/>
          <w:lang w:val="en-GB"/>
        </w:rPr>
        <w:t>i</w:t>
      </w:r>
      <w:r w:rsidR="00AA4DC4" w:rsidRPr="00E66272">
        <w:rPr>
          <w:rFonts w:ascii="Arial" w:hAnsi="Arial" w:cs="Arial" w:hint="cs"/>
          <w:b/>
          <w:bCs/>
          <w:color w:val="000000" w:themeColor="text1"/>
        </w:rPr>
        <w:t>dentification and significance (</w:t>
      </w:r>
      <w:r w:rsidR="00734717" w:rsidRPr="00E66272">
        <w:rPr>
          <w:rFonts w:ascii="Arial" w:hAnsi="Arial" w:cs="Arial" w:hint="cs"/>
          <w:b/>
          <w:bCs/>
          <w:color w:val="000000" w:themeColor="text1"/>
          <w:lang w:val="en-GB"/>
        </w:rPr>
        <w:t xml:space="preserve">max </w:t>
      </w:r>
      <w:r w:rsidR="00AA4DC4" w:rsidRPr="00E66272">
        <w:rPr>
          <w:rFonts w:ascii="Arial" w:hAnsi="Arial" w:cs="Arial" w:hint="cs"/>
          <w:b/>
          <w:bCs/>
          <w:color w:val="000000" w:themeColor="text1"/>
        </w:rPr>
        <w:t>1500 words)</w:t>
      </w:r>
      <w:r w:rsidR="21D8F11B" w:rsidRPr="00E66272">
        <w:rPr>
          <w:rFonts w:ascii="Arial" w:hAnsi="Arial" w:cs="Arial" w:hint="cs"/>
          <w:b/>
          <w:bCs/>
          <w:color w:val="000000" w:themeColor="text1"/>
        </w:rPr>
        <w:t xml:space="preserve">  </w:t>
      </w:r>
      <w:r w:rsidR="21D8F11B" w:rsidRPr="00E66272">
        <w:rPr>
          <w:rFonts w:ascii="Arial" w:hAnsi="Arial" w:cs="Arial" w:hint="cs"/>
          <w:color w:val="000000" w:themeColor="text1"/>
        </w:rPr>
        <w:t xml:space="preserve">                       </w:t>
      </w:r>
    </w:p>
    <w:p w14:paraId="3CA3FCA6" w14:textId="71BFD174" w:rsidR="00AF015B" w:rsidRPr="00E66272" w:rsidRDefault="00AF015B" w:rsidP="00E66272">
      <w:pPr>
        <w:spacing w:line="240" w:lineRule="auto"/>
        <w:jc w:val="both"/>
        <w:rPr>
          <w:rFonts w:ascii="Arial" w:hAnsi="Arial" w:cs="Arial"/>
          <w:b/>
          <w:bCs/>
          <w:color w:val="000000" w:themeColor="text1"/>
          <w:lang w:eastAsia="en-GB"/>
        </w:rPr>
      </w:pPr>
      <w:r w:rsidRPr="00E66272">
        <w:rPr>
          <w:rFonts w:ascii="Arial" w:hAnsi="Arial" w:cs="Arial" w:hint="cs"/>
          <w:b/>
          <w:bCs/>
          <w:color w:val="000000" w:themeColor="text1"/>
          <w:lang w:eastAsia="en-GB"/>
        </w:rPr>
        <w:t>4.1 Introduction</w:t>
      </w:r>
    </w:p>
    <w:p w14:paraId="0FA34F33" w14:textId="3391F619" w:rsidR="005F2726" w:rsidRPr="00E66272" w:rsidRDefault="005F2726" w:rsidP="00E66272">
      <w:pPr>
        <w:spacing w:line="240" w:lineRule="auto"/>
        <w:jc w:val="both"/>
        <w:rPr>
          <w:rFonts w:ascii="Arial" w:hAnsi="Arial" w:cs="Arial"/>
          <w:color w:val="000000" w:themeColor="text1"/>
          <w:lang w:eastAsia="en-GB"/>
        </w:rPr>
      </w:pPr>
    </w:p>
    <w:p w14:paraId="26B3B1B5" w14:textId="48FE5DBE" w:rsidR="005F2726" w:rsidRPr="00E66272" w:rsidRDefault="4DE91336" w:rsidP="00E66272">
      <w:pPr>
        <w:spacing w:line="240" w:lineRule="auto"/>
        <w:jc w:val="both"/>
        <w:rPr>
          <w:rFonts w:ascii="Arial" w:hAnsi="Arial" w:cs="Arial"/>
          <w:b/>
          <w:bCs/>
          <w:color w:val="000000" w:themeColor="text1"/>
        </w:rPr>
      </w:pPr>
      <w:r w:rsidRPr="00E66272">
        <w:rPr>
          <w:rFonts w:ascii="Arial" w:hAnsi="Arial" w:cs="Arial" w:hint="cs"/>
          <w:b/>
          <w:bCs/>
          <w:color w:val="000000" w:themeColor="text1"/>
        </w:rPr>
        <w:t>4.1.1 Context</w:t>
      </w:r>
    </w:p>
    <w:p w14:paraId="108E51A8" w14:textId="0EBA3EC9" w:rsidR="005F2726" w:rsidRPr="00E66272" w:rsidRDefault="006575DA" w:rsidP="5F7C5B9A">
      <w:pPr>
        <w:spacing w:line="240" w:lineRule="auto"/>
        <w:jc w:val="both"/>
        <w:rPr>
          <w:rFonts w:ascii="Arial" w:hAnsi="Arial" w:cs="Arial"/>
          <w:color w:val="000000" w:themeColor="text1"/>
        </w:rPr>
      </w:pPr>
      <w:r w:rsidRPr="5F7C5B9A">
        <w:rPr>
          <w:rFonts w:ascii="Arial" w:hAnsi="Arial" w:cs="Arial"/>
          <w:color w:val="000000" w:themeColor="text1"/>
        </w:rPr>
        <w:t xml:space="preserve">About </w:t>
      </w:r>
      <w:r w:rsidR="39B7BC2C" w:rsidRPr="5F7C5B9A">
        <w:rPr>
          <w:rFonts w:ascii="Arial" w:hAnsi="Arial" w:cs="Arial"/>
          <w:color w:val="000000" w:themeColor="text1"/>
        </w:rPr>
        <w:t xml:space="preserve"> </w:t>
      </w:r>
      <w:r w:rsidRPr="5F7C5B9A">
        <w:rPr>
          <w:rFonts w:ascii="Arial" w:hAnsi="Arial" w:cs="Arial"/>
          <w:color w:val="000000" w:themeColor="text1"/>
        </w:rPr>
        <w:t>34% of adolescents globally are at risk of depression</w:t>
      </w:r>
      <w:r w:rsidRPr="5F7C5B9A">
        <w:rPr>
          <w:rFonts w:ascii="Arial" w:hAnsi="Arial" w:cs="Arial"/>
          <w:color w:val="000000" w:themeColor="text1"/>
        </w:rPr>
        <w:fldChar w:fldCharType="begin"/>
      </w:r>
      <w:r w:rsidRPr="5F7C5B9A">
        <w:rPr>
          <w:rFonts w:ascii="Arial" w:hAnsi="Arial" w:cs="Arial"/>
          <w:color w:val="000000" w:themeColor="text1"/>
        </w:rPr>
        <w:instrText xml:space="preserve"> ADDIN EN.CITE &lt;EndNote&gt;&lt;Cite&gt;&lt;Author&gt;Shorey&lt;/Author&gt;&lt;Year&gt;2022&lt;/Year&gt;&lt;RecNum&gt;30&lt;/RecNum&gt;&lt;DisplayText&gt;[1]&lt;/DisplayText&gt;&lt;record&gt;&lt;rec-number&gt;30&lt;/rec-number&gt;&lt;foreign-keys&gt;&lt;key app="EN" db-id="f0v5rsxviwv5pgessfrx5x06p52wwwteesvt" timestamp="1722010892"&gt;30&lt;/key&gt;&lt;/foreign-keys&gt;&lt;ref-type name="Journal Article"&gt;17&lt;/ref-type&gt;&lt;contributors&gt;&lt;authors&gt;&lt;author&gt;Shorey, Shefaly&lt;/author&gt;&lt;author&gt;Ng, Esperanza Debby&lt;/author&gt;&lt;author&gt;Wong, Celine HJ&lt;/author&gt;&lt;/authors&gt;&lt;/contributors&gt;&lt;titles&gt;&lt;title&gt;Global prevalence of depression and elevated depressive symptoms among adolescents: A systematic review and meta</w:instrText>
      </w:r>
      <w:r w:rsidRPr="5F7C5B9A">
        <w:rPr>
          <w:rFonts w:ascii="Cambria Math" w:hAnsi="Cambria Math" w:cs="Cambria Math"/>
          <w:color w:val="000000" w:themeColor="text1"/>
        </w:rPr>
        <w:instrText>‐</w:instrText>
      </w:r>
      <w:r w:rsidRPr="5F7C5B9A">
        <w:rPr>
          <w:rFonts w:ascii="Arial" w:hAnsi="Arial" w:cs="Arial"/>
          <w:color w:val="000000" w:themeColor="text1"/>
        </w:rPr>
        <w:instrText>analysis&lt;/title&gt;&lt;secondary-title&gt;British Journal of Clinical Psychology&lt;/secondary-title&gt;&lt;/titles&gt;&lt;periodical&gt;&lt;full-title&gt;British Journal of Clinical Psychology&lt;/full-title&gt;&lt;/periodical&gt;&lt;pages&gt;287-305&lt;/pages&gt;&lt;volume&gt;61&lt;/volume&gt;&lt;number&gt;2&lt;/number&gt;&lt;dates&gt;&lt;year&gt;2022&lt;/year&gt;&lt;/dates&gt;&lt;isbn&gt;0144-6657&lt;/isbn&gt;&lt;urls&gt;&lt;/urls&gt;&lt;/record&gt;&lt;/Cite&gt;&lt;/EndNote&gt;</w:instrText>
      </w:r>
      <w:r w:rsidRPr="5F7C5B9A">
        <w:rPr>
          <w:rFonts w:ascii="Arial" w:hAnsi="Arial" w:cs="Arial"/>
          <w:color w:val="000000" w:themeColor="text1"/>
        </w:rPr>
        <w:fldChar w:fldCharType="separate"/>
      </w:r>
      <w:r w:rsidRPr="5F7C5B9A">
        <w:rPr>
          <w:rFonts w:ascii="Arial" w:hAnsi="Arial" w:cs="Arial"/>
          <w:noProof/>
          <w:color w:val="000000" w:themeColor="text1"/>
        </w:rPr>
        <w:t>[1]</w:t>
      </w:r>
      <w:r w:rsidRPr="5F7C5B9A">
        <w:rPr>
          <w:rFonts w:ascii="Arial" w:hAnsi="Arial" w:cs="Arial"/>
          <w:color w:val="000000" w:themeColor="text1"/>
        </w:rPr>
        <w:fldChar w:fldCharType="end"/>
      </w:r>
      <w:r w:rsidRPr="5F7C5B9A">
        <w:rPr>
          <w:rFonts w:ascii="Arial" w:hAnsi="Arial" w:cs="Arial"/>
          <w:color w:val="000000" w:themeColor="text1"/>
        </w:rPr>
        <w:t xml:space="preserve">. </w:t>
      </w:r>
      <w:r w:rsidR="26959038" w:rsidRPr="5F7C5B9A">
        <w:rPr>
          <w:rFonts w:ascii="Arial" w:hAnsi="Arial" w:cs="Arial"/>
          <w:color w:val="000000" w:themeColor="text1"/>
        </w:rPr>
        <w:t xml:space="preserve">Approximately </w:t>
      </w:r>
      <w:r w:rsidR="39B7BC2C" w:rsidRPr="5F7C5B9A">
        <w:rPr>
          <w:rFonts w:ascii="Arial" w:hAnsi="Arial" w:cs="Arial"/>
          <w:color w:val="000000" w:themeColor="text1"/>
        </w:rPr>
        <w:t>90% of the world’s</w:t>
      </w:r>
      <w:r w:rsidR="4E85511D" w:rsidRPr="5F7C5B9A">
        <w:rPr>
          <w:rFonts w:ascii="Arial" w:hAnsi="Arial" w:cs="Arial"/>
          <w:color w:val="000000" w:themeColor="text1"/>
        </w:rPr>
        <w:t xml:space="preserve"> </w:t>
      </w:r>
      <w:r w:rsidR="39B7BC2C" w:rsidRPr="5F7C5B9A">
        <w:rPr>
          <w:rFonts w:ascii="Arial" w:hAnsi="Arial" w:cs="Arial"/>
          <w:color w:val="000000" w:themeColor="text1"/>
        </w:rPr>
        <w:t xml:space="preserve">population </w:t>
      </w:r>
      <w:r w:rsidR="6885736D" w:rsidRPr="5F7C5B9A">
        <w:rPr>
          <w:rFonts w:ascii="Arial" w:hAnsi="Arial" w:cs="Arial"/>
          <w:color w:val="000000" w:themeColor="text1"/>
        </w:rPr>
        <w:t xml:space="preserve">of young people </w:t>
      </w:r>
      <w:r w:rsidR="39B7BC2C" w:rsidRPr="5F7C5B9A">
        <w:rPr>
          <w:rFonts w:ascii="Arial" w:hAnsi="Arial" w:cs="Arial"/>
          <w:color w:val="000000" w:themeColor="text1"/>
        </w:rPr>
        <w:t>live in low- and middle-income countries (LMICs)</w:t>
      </w:r>
      <w:r w:rsidRPr="5F7C5B9A">
        <w:rPr>
          <w:rFonts w:ascii="Arial" w:hAnsi="Arial" w:cs="Arial"/>
          <w:color w:val="000000" w:themeColor="text1"/>
        </w:rPr>
        <w:fldChar w:fldCharType="begin"/>
      </w:r>
      <w:r w:rsidRPr="5F7C5B9A">
        <w:rPr>
          <w:rFonts w:ascii="Arial" w:hAnsi="Arial" w:cs="Arial"/>
          <w:color w:val="000000" w:themeColor="text1"/>
        </w:rPr>
        <w:instrText xml:space="preserve"> ADDIN EN.CITE &lt;EndNote&gt;&lt;Cite&gt;&lt;Author&gt;Kieling&lt;/Author&gt;&lt;Year&gt;2011&lt;/Year&gt;&lt;RecNum&gt;31&lt;/RecNum&gt;&lt;DisplayText&gt;[2]&lt;/DisplayText&gt;&lt;record&gt;&lt;rec-number&gt;31&lt;/rec-number&gt;&lt;foreign-keys&gt;&lt;key app="EN" db-id="f0v5rsxviwv5pgessfrx5x06p52wwwteesvt" timestamp="1722010937"&gt;31&lt;/key&gt;&lt;/foreign-keys&gt;&lt;ref-type name="Journal Article"&gt;17&lt;/ref-type&gt;&lt;contributors&gt;&lt;authors&gt;&lt;author&gt;Kieling, Christian&lt;/author&gt;&lt;author&gt;Baker-Henningham, Helen&lt;/author&gt;&lt;author&gt;Belfer, Myron&lt;/author&gt;&lt;author&gt;Conti, Gabriella&lt;/author&gt;&lt;author&gt;Ertem, Ilgi&lt;/author&gt;&lt;author&gt;Omigbodun, Olayinka&lt;/author&gt;&lt;author&gt;Rohde, Luis Augusto&lt;/author&gt;&lt;author&gt;Srinath, Shoba&lt;/author&gt;&lt;author&gt;Ulkuer, Nurper&lt;/author&gt;&lt;author&gt;Rahman, Atif&lt;/author&gt;&lt;/authors&gt;&lt;/contributors&gt;&lt;titles&gt;&lt;title&gt;Child and adolescent mental health worldwide: evidence for action&lt;/title&gt;&lt;secondary-title&gt;The lancet&lt;/secondary-title&gt;&lt;/titles&gt;&lt;periodical&gt;&lt;full-title&gt;The lancet&lt;/full-title&gt;&lt;/periodical&gt;&lt;pages&gt;1515-1525&lt;/pages&gt;&lt;volume&gt;378&lt;/volume&gt;&lt;number&gt;9801&lt;/number&gt;&lt;dates&gt;&lt;year&gt;2011&lt;/year&gt;&lt;/dates&gt;&lt;isbn&gt;0140-6736&lt;/isbn&gt;&lt;urls&gt;&lt;/urls&gt;&lt;/record&gt;&lt;/Cite&gt;&lt;/EndNote&gt;</w:instrText>
      </w:r>
      <w:r w:rsidRPr="5F7C5B9A">
        <w:rPr>
          <w:rFonts w:ascii="Arial" w:hAnsi="Arial" w:cs="Arial"/>
          <w:color w:val="000000" w:themeColor="text1"/>
        </w:rPr>
        <w:fldChar w:fldCharType="separate"/>
      </w:r>
      <w:r w:rsidRPr="5F7C5B9A">
        <w:rPr>
          <w:rFonts w:ascii="Arial" w:hAnsi="Arial" w:cs="Arial"/>
          <w:noProof/>
          <w:color w:val="000000" w:themeColor="text1"/>
        </w:rPr>
        <w:t>[2]</w:t>
      </w:r>
      <w:r w:rsidRPr="5F7C5B9A">
        <w:rPr>
          <w:rFonts w:ascii="Arial" w:hAnsi="Arial" w:cs="Arial"/>
          <w:color w:val="000000" w:themeColor="text1"/>
        </w:rPr>
        <w:fldChar w:fldCharType="end"/>
      </w:r>
      <w:r w:rsidR="39B7BC2C" w:rsidRPr="5F7C5B9A">
        <w:rPr>
          <w:rFonts w:ascii="Arial" w:hAnsi="Arial" w:cs="Arial"/>
          <w:color w:val="000000" w:themeColor="text1"/>
        </w:rPr>
        <w:t>, settings characterised by a host of biological, psychological, social</w:t>
      </w:r>
      <w:r w:rsidR="001D6105" w:rsidRPr="5F7C5B9A">
        <w:rPr>
          <w:rFonts w:ascii="Arial" w:hAnsi="Arial" w:cs="Arial"/>
          <w:color w:val="000000" w:themeColor="text1"/>
        </w:rPr>
        <w:t>, and environmental</w:t>
      </w:r>
      <w:r w:rsidR="39B7BC2C" w:rsidRPr="5F7C5B9A">
        <w:rPr>
          <w:rFonts w:ascii="Arial" w:hAnsi="Arial" w:cs="Arial"/>
          <w:color w:val="000000" w:themeColor="text1"/>
        </w:rPr>
        <w:t xml:space="preserve"> stressors which are either unique to resource-constrained settings or amplified in them. </w:t>
      </w:r>
    </w:p>
    <w:p w14:paraId="6315B54E" w14:textId="77777777" w:rsidR="005C0AA1" w:rsidRPr="00E66272" w:rsidRDefault="005C0AA1" w:rsidP="00E66272">
      <w:pPr>
        <w:spacing w:line="240" w:lineRule="auto"/>
        <w:jc w:val="both"/>
        <w:rPr>
          <w:rStyle w:val="normaltextrun"/>
          <w:rFonts w:ascii="Arial" w:eastAsia="Arial Nova" w:hAnsi="Arial" w:cs="Arial"/>
          <w:color w:val="000000" w:themeColor="text1"/>
        </w:rPr>
      </w:pPr>
    </w:p>
    <w:p w14:paraId="0081956A" w14:textId="1A076D8E" w:rsidR="005F2726" w:rsidRPr="00E66272" w:rsidRDefault="39B7BC2C" w:rsidP="00E66272">
      <w:pPr>
        <w:spacing w:line="240" w:lineRule="auto"/>
        <w:jc w:val="both"/>
        <w:rPr>
          <w:rStyle w:val="normaltextrun"/>
          <w:rFonts w:ascii="Arial" w:eastAsia="Arial Nova" w:hAnsi="Arial" w:cs="Arial"/>
          <w:color w:val="000000" w:themeColor="text1"/>
        </w:rPr>
      </w:pPr>
      <w:r w:rsidRPr="00E66272">
        <w:rPr>
          <w:rStyle w:val="normaltextrun"/>
          <w:rFonts w:ascii="Arial" w:eastAsia="Arial Nova" w:hAnsi="Arial" w:cs="Arial" w:hint="cs"/>
          <w:color w:val="000000" w:themeColor="text1"/>
        </w:rPr>
        <w:t xml:space="preserve">The aetiology of </w:t>
      </w:r>
      <w:r w:rsidR="006575DA" w:rsidRPr="00E66272">
        <w:rPr>
          <w:rStyle w:val="normaltextrun"/>
          <w:rFonts w:ascii="Arial" w:eastAsia="Arial Nova" w:hAnsi="Arial" w:cs="Arial" w:hint="cs"/>
          <w:color w:val="000000" w:themeColor="text1"/>
        </w:rPr>
        <w:t>depression has</w:t>
      </w:r>
      <w:r w:rsidRPr="00E66272">
        <w:rPr>
          <w:rStyle w:val="normaltextrun"/>
          <w:rFonts w:ascii="Arial" w:eastAsia="Arial Nova" w:hAnsi="Arial" w:cs="Arial" w:hint="cs"/>
          <w:color w:val="000000" w:themeColor="text1"/>
        </w:rPr>
        <w:t xml:space="preserve"> some aspects which are universal, and others which are context-specific</w:t>
      </w:r>
      <w:r w:rsidR="006575DA" w:rsidRPr="00E66272">
        <w:rPr>
          <w:rStyle w:val="normaltextrun"/>
          <w:rFonts w:ascii="Arial" w:eastAsia="Arial Nova" w:hAnsi="Arial" w:cs="Arial" w:hint="cs"/>
          <w:color w:val="000000" w:themeColor="text1"/>
        </w:rPr>
        <w:fldChar w:fldCharType="begin"/>
      </w:r>
      <w:r w:rsidR="006575DA" w:rsidRPr="00E66272">
        <w:rPr>
          <w:rStyle w:val="normaltextrun"/>
          <w:rFonts w:ascii="Arial" w:eastAsia="Arial Nova" w:hAnsi="Arial" w:cs="Arial" w:hint="cs"/>
          <w:color w:val="000000" w:themeColor="text1"/>
        </w:rPr>
        <w:instrText xml:space="preserve"> ADDIN EN.CITE &lt;EndNote&gt;&lt;Cite&gt;&lt;Author&gt;Canino&lt;/Author&gt;&lt;Year&gt;2008&lt;/Year&gt;&lt;RecNum&gt;32&lt;/RecNum&gt;&lt;DisplayText&gt;[3]&lt;/DisplayText&gt;&lt;record&gt;&lt;rec-number&gt;32&lt;/rec-number&gt;&lt;foreign-keys&gt;&lt;key app="EN" db-id="f0v5rsxviwv5pgessfrx5x06p52wwwteesvt" timestamp="1722010993"&gt;32&lt;/key&gt;&lt;/foreign-keys&gt;&lt;ref-type name="Journal Article"&gt;17&lt;/ref-type&gt;&lt;contributors&gt;&lt;authors&gt;&lt;author&gt;Canino, Glorisa&lt;/author&gt;&lt;author&gt;Alegría, Margarita&lt;/author&gt;&lt;/authors&gt;&lt;/contributors&gt;&lt;titles&gt;&lt;title&gt;Psychiatric diagnosis–is it universal or relative to culture?&lt;/title&gt;&lt;secondary-title&gt;Journal of child psychology and psychiatry&lt;/secondary-title&gt;&lt;/titles&gt;&lt;periodical&gt;&lt;full-title&gt;Journal of child psychology and psychiatry&lt;/full-title&gt;&lt;/periodical&gt;&lt;pages&gt;237-250&lt;/pages&gt;&lt;volume&gt;49&lt;/volume&gt;&lt;number&gt;3&lt;/number&gt;&lt;dates&gt;&lt;year&gt;2008&lt;/year&gt;&lt;/dates&gt;&lt;isbn&gt;0021-9630&lt;/isbn&gt;&lt;urls&gt;&lt;/urls&gt;&lt;/record&gt;&lt;/Cite&gt;&lt;/EndNote&gt;</w:instrText>
      </w:r>
      <w:r w:rsidR="006575DA" w:rsidRPr="00E66272">
        <w:rPr>
          <w:rStyle w:val="normaltextrun"/>
          <w:rFonts w:ascii="Arial" w:eastAsia="Arial Nova" w:hAnsi="Arial" w:cs="Arial" w:hint="cs"/>
          <w:color w:val="000000" w:themeColor="text1"/>
        </w:rPr>
        <w:fldChar w:fldCharType="separate"/>
      </w:r>
      <w:r w:rsidR="006575DA" w:rsidRPr="00E66272">
        <w:rPr>
          <w:rStyle w:val="normaltextrun"/>
          <w:rFonts w:ascii="Arial" w:eastAsia="Arial Nova" w:hAnsi="Arial" w:cs="Arial" w:hint="cs"/>
          <w:noProof/>
          <w:color w:val="000000" w:themeColor="text1"/>
        </w:rPr>
        <w:t>[3]</w:t>
      </w:r>
      <w:r w:rsidR="006575DA" w:rsidRPr="00E66272">
        <w:rPr>
          <w:rStyle w:val="normaltextrun"/>
          <w:rFonts w:ascii="Arial" w:eastAsia="Arial Nova" w:hAnsi="Arial" w:cs="Arial" w:hint="cs"/>
          <w:color w:val="000000" w:themeColor="text1"/>
        </w:rPr>
        <w:fldChar w:fldCharType="end"/>
      </w:r>
      <w:r w:rsidRPr="00E66272">
        <w:rPr>
          <w:rStyle w:val="normaltextrun"/>
          <w:rFonts w:ascii="Arial" w:eastAsia="Arial Nova" w:hAnsi="Arial" w:cs="Arial" w:hint="cs"/>
          <w:color w:val="000000" w:themeColor="text1"/>
        </w:rPr>
        <w:t xml:space="preserve">; </w:t>
      </w:r>
      <w:r w:rsidR="005C0AA1" w:rsidRPr="00E66272">
        <w:rPr>
          <w:rStyle w:val="normaltextrun"/>
          <w:rFonts w:ascii="Arial" w:eastAsia="Arial Nova" w:hAnsi="Arial" w:cs="Arial" w:hint="cs"/>
          <w:color w:val="000000" w:themeColor="text1"/>
        </w:rPr>
        <w:t xml:space="preserve">but all </w:t>
      </w:r>
      <w:r w:rsidRPr="00E66272">
        <w:rPr>
          <w:rStyle w:val="normaltextrun"/>
          <w:rFonts w:ascii="Arial" w:eastAsia="Arial Nova" w:hAnsi="Arial" w:cs="Arial" w:hint="cs"/>
          <w:color w:val="000000" w:themeColor="text1"/>
        </w:rPr>
        <w:t>arise from the interplay between neurobiological and social</w:t>
      </w:r>
      <w:r w:rsidR="005C0AA1" w:rsidRPr="00E66272">
        <w:rPr>
          <w:rStyle w:val="normaltextrun"/>
          <w:rFonts w:ascii="Arial" w:eastAsia="Arial Nova" w:hAnsi="Arial" w:cs="Arial" w:hint="cs"/>
          <w:color w:val="000000" w:themeColor="text1"/>
        </w:rPr>
        <w:t xml:space="preserve"> or environmental</w:t>
      </w:r>
      <w:r w:rsidRPr="00E66272">
        <w:rPr>
          <w:rStyle w:val="normaltextrun"/>
          <w:rFonts w:ascii="Arial" w:eastAsia="Arial Nova" w:hAnsi="Arial" w:cs="Arial" w:hint="cs"/>
          <w:color w:val="000000" w:themeColor="text1"/>
        </w:rPr>
        <w:t xml:space="preserve"> factors</w:t>
      </w:r>
      <w:r w:rsidR="006575DA" w:rsidRPr="00E66272">
        <w:rPr>
          <w:rStyle w:val="normaltextrun"/>
          <w:rFonts w:ascii="Arial" w:eastAsia="Arial Nova" w:hAnsi="Arial" w:cs="Arial" w:hint="cs"/>
          <w:color w:val="000000" w:themeColor="text1"/>
        </w:rPr>
        <w:fldChar w:fldCharType="begin"/>
      </w:r>
      <w:r w:rsidR="00E276CB">
        <w:rPr>
          <w:rStyle w:val="normaltextrun"/>
          <w:rFonts w:ascii="Arial" w:eastAsia="Arial Nova" w:hAnsi="Arial" w:cs="Arial"/>
          <w:color w:val="000000" w:themeColor="text1"/>
        </w:rPr>
        <w:instrText xml:space="preserve"> ADDIN EN.CITE &lt;EndNote&gt;&lt;Cite&gt;&lt;Author&gt;Belsky&lt;/Author&gt;&lt;Year&gt;2023&lt;/Year&gt;&lt;RecNum&gt;33&lt;/RecNum&gt;&lt;DisplayText&gt;[4, 5]&lt;/DisplayText&gt;&lt;record&gt;&lt;rec-number&gt;33&lt;/rec-number&gt;&lt;foreign-keys&gt;&lt;key app="EN" db-id="f0v5rsxviwv5pgessfrx5x06p52wwwteesvt" timestamp="1722011039"&gt;33&lt;/key&gt;&lt;/foreign-keys&gt;&lt;ref-type name="Journal Article"&gt;17&lt;/ref-type&gt;&lt;contributors&gt;&lt;authors&gt;&lt;author&gt;Belsky, Daniel W&lt;/author&gt;&lt;author&gt;Domingue, Benjamin W&lt;/author&gt;&lt;/authors&gt;&lt;/contributors&gt;&lt;titles&gt;&lt;title&gt;Progress and challenges in GxE research on depression&lt;/title&gt;&lt;secondary-title&gt;American Journal of Psychiatry&lt;/secondary-title&gt;&lt;/titles&gt;&lt;periodical&gt;&lt;full-title&gt;American Journal of Psychiatry&lt;/full-title&gt;&lt;/periodical&gt;&lt;pages&gt;111-113&lt;/pages&gt;&lt;volume&gt;180&lt;/volume&gt;&lt;number&gt;2&lt;/number&gt;&lt;dates&gt;&lt;year&gt;2023&lt;/year&gt;&lt;/dates&gt;&lt;isbn&gt;0002-953X&lt;/isbn&gt;&lt;urls&gt;&lt;/urls&gt;&lt;/record&gt;&lt;/Cite&gt;&lt;Cite&gt;&lt;Author&gt;Venzala&lt;/Author&gt;&lt;Year&gt;2013&lt;/Year&gt;&lt;RecNum&gt;34&lt;/RecNum&gt;&lt;record&gt;&lt;rec-number&gt;34&lt;/rec-number&gt;&lt;foreign-keys&gt;&lt;key app="EN" db-id="f0v5rsxviwv5pgessfrx5x06p52wwwteesvt" timestamp="1722011075"&gt;34&lt;/key&gt;&lt;/foreign-keys&gt;&lt;ref-type name="Journal Article"&gt;17&lt;/ref-type&gt;&lt;contributors&gt;&lt;authors&gt;&lt;author&gt;Venzala, E&lt;/author&gt;&lt;author&gt;Garcia-Garcia, AL&lt;/author&gt;&lt;author&gt;Elizalde, N&lt;/author&gt;&lt;author&gt;Tordera, RM&lt;/author&gt;&lt;/authors&gt;&lt;/contributors&gt;&lt;titles&gt;&lt;title&gt;Social vs. environmental stress models of depression from a behavioural and neurochemical approach&lt;/title&gt;&lt;secondary-title&gt;European Neuropsychopharmacology&lt;/secondary-title&gt;&lt;/titles&gt;&lt;periodical&gt;&lt;full-title&gt;European Neuropsychopharmacology&lt;/full-title&gt;&lt;/periodical&gt;&lt;pages&gt;697-708&lt;/pages&gt;&lt;volume&gt;23&lt;/volume&gt;&lt;number&gt;7&lt;/number&gt;&lt;dates&gt;&lt;year&gt;2013&lt;/year&gt;&lt;/dates&gt;&lt;isbn&gt;0924-977X&lt;/isbn&gt;&lt;urls&gt;&lt;/urls&gt;&lt;/record&gt;&lt;/Cite&gt;&lt;/EndNote&gt;</w:instrText>
      </w:r>
      <w:r w:rsidR="006575DA" w:rsidRPr="00E66272">
        <w:rPr>
          <w:rStyle w:val="normaltextrun"/>
          <w:rFonts w:ascii="Arial" w:eastAsia="Arial Nova" w:hAnsi="Arial" w:cs="Arial" w:hint="cs"/>
          <w:color w:val="000000" w:themeColor="text1"/>
        </w:rPr>
        <w:fldChar w:fldCharType="separate"/>
      </w:r>
      <w:r w:rsidR="00E276CB">
        <w:rPr>
          <w:rStyle w:val="normaltextrun"/>
          <w:rFonts w:ascii="Arial" w:eastAsia="Arial Nova" w:hAnsi="Arial" w:cs="Arial"/>
          <w:noProof/>
          <w:color w:val="000000" w:themeColor="text1"/>
        </w:rPr>
        <w:t>[4, 5]</w:t>
      </w:r>
      <w:r w:rsidR="006575DA" w:rsidRPr="00E66272">
        <w:rPr>
          <w:rStyle w:val="normaltextrun"/>
          <w:rFonts w:ascii="Arial" w:eastAsia="Arial Nova" w:hAnsi="Arial" w:cs="Arial" w:hint="cs"/>
          <w:color w:val="000000" w:themeColor="text1"/>
        </w:rPr>
        <w:fldChar w:fldCharType="end"/>
      </w:r>
      <w:r w:rsidRPr="00E66272">
        <w:rPr>
          <w:rStyle w:val="normaltextrun"/>
          <w:rFonts w:ascii="Arial" w:eastAsia="Arial Nova" w:hAnsi="Arial" w:cs="Arial" w:hint="cs"/>
          <w:color w:val="000000" w:themeColor="text1"/>
        </w:rPr>
        <w:t xml:space="preserve">. </w:t>
      </w:r>
    </w:p>
    <w:p w14:paraId="71AB3D06" w14:textId="77777777" w:rsidR="005C0AA1" w:rsidRPr="00E66272" w:rsidRDefault="005C0AA1" w:rsidP="00E66272">
      <w:pPr>
        <w:spacing w:line="240" w:lineRule="auto"/>
        <w:jc w:val="both"/>
        <w:rPr>
          <w:rFonts w:ascii="Arial" w:hAnsi="Arial" w:cs="Arial"/>
          <w:color w:val="000000" w:themeColor="text1"/>
          <w:lang w:val="en-US"/>
        </w:rPr>
      </w:pPr>
    </w:p>
    <w:p w14:paraId="60628861" w14:textId="2A028D78" w:rsidR="005F2726" w:rsidRPr="00E66272" w:rsidRDefault="39B7BC2C" w:rsidP="00E66272">
      <w:pPr>
        <w:spacing w:line="240" w:lineRule="auto"/>
        <w:jc w:val="both"/>
        <w:rPr>
          <w:rFonts w:ascii="Arial" w:hAnsi="Arial" w:cs="Arial"/>
          <w:color w:val="000000" w:themeColor="text1"/>
          <w:lang w:val="en-US"/>
        </w:rPr>
      </w:pPr>
      <w:r w:rsidRPr="00E66272">
        <w:rPr>
          <w:rStyle w:val="normaltextrun"/>
          <w:rFonts w:ascii="Arial" w:eastAsia="Arial Nova" w:hAnsi="Arial" w:cs="Arial" w:hint="cs"/>
          <w:color w:val="000000" w:themeColor="text1"/>
        </w:rPr>
        <w:t>However, while these facts are well-established, t</w:t>
      </w:r>
      <w:r w:rsidR="0045293E" w:rsidRPr="00E66272">
        <w:rPr>
          <w:rStyle w:val="normaltextrun"/>
          <w:rFonts w:ascii="Arial" w:eastAsia="Arial Nova" w:hAnsi="Arial" w:cs="Arial" w:hint="cs"/>
          <w:color w:val="000000" w:themeColor="text1"/>
        </w:rPr>
        <w:t>hree</w:t>
      </w:r>
      <w:r w:rsidRPr="00E66272">
        <w:rPr>
          <w:rStyle w:val="normaltextrun"/>
          <w:rFonts w:ascii="Arial" w:eastAsia="Arial Nova" w:hAnsi="Arial" w:cs="Arial" w:hint="cs"/>
          <w:color w:val="000000" w:themeColor="text1"/>
        </w:rPr>
        <w:t xml:space="preserve"> issues characterise the state of knowledge in relation to </w:t>
      </w:r>
      <w:r w:rsidR="00E276CB">
        <w:rPr>
          <w:rStyle w:val="normaltextrun"/>
          <w:rFonts w:ascii="Arial" w:eastAsia="Arial Nova" w:hAnsi="Arial" w:cs="Arial"/>
          <w:color w:val="000000" w:themeColor="text1"/>
        </w:rPr>
        <w:t>youth mental health</w:t>
      </w:r>
      <w:r w:rsidRPr="00E66272">
        <w:rPr>
          <w:rStyle w:val="normaltextrun"/>
          <w:rFonts w:ascii="Arial" w:eastAsia="Arial Nova" w:hAnsi="Arial" w:cs="Arial" w:hint="cs"/>
          <w:color w:val="000000" w:themeColor="text1"/>
        </w:rPr>
        <w:t>:</w:t>
      </w:r>
    </w:p>
    <w:p w14:paraId="576E4D5F" w14:textId="2A8AD8DA" w:rsidR="005F2726" w:rsidRPr="00E66272" w:rsidRDefault="39B7BC2C" w:rsidP="00E66272">
      <w:pPr>
        <w:pStyle w:val="ListParagraph"/>
        <w:numPr>
          <w:ilvl w:val="0"/>
          <w:numId w:val="3"/>
        </w:numPr>
        <w:spacing w:line="240" w:lineRule="auto"/>
        <w:jc w:val="both"/>
        <w:rPr>
          <w:rFonts w:ascii="Arial" w:hAnsi="Arial" w:cs="Arial"/>
          <w:color w:val="000000" w:themeColor="text1"/>
          <w:lang w:val="en-US"/>
        </w:rPr>
      </w:pPr>
      <w:r w:rsidRPr="00E66272">
        <w:rPr>
          <w:rFonts w:ascii="Arial" w:hAnsi="Arial" w:cs="Arial" w:hint="cs"/>
          <w:color w:val="000000" w:themeColor="text1"/>
        </w:rPr>
        <w:t xml:space="preserve">Much of the evidence about </w:t>
      </w:r>
      <w:r w:rsidR="00AB3EA8" w:rsidRPr="00E66272">
        <w:rPr>
          <w:rFonts w:ascii="Arial" w:hAnsi="Arial" w:cs="Arial" w:hint="cs"/>
          <w:color w:val="000000" w:themeColor="text1"/>
        </w:rPr>
        <w:t>depression</w:t>
      </w:r>
      <w:r w:rsidRPr="00E66272">
        <w:rPr>
          <w:rFonts w:ascii="Arial" w:hAnsi="Arial" w:cs="Arial" w:hint="cs"/>
          <w:color w:val="000000" w:themeColor="text1"/>
        </w:rPr>
        <w:t xml:space="preserve"> among </w:t>
      </w:r>
      <w:r w:rsidR="6C2A4B9A" w:rsidRPr="00E66272">
        <w:rPr>
          <w:rFonts w:ascii="Arial" w:hAnsi="Arial" w:cs="Arial" w:hint="cs"/>
          <w:color w:val="000000" w:themeColor="text1"/>
        </w:rPr>
        <w:t>young people</w:t>
      </w:r>
      <w:r w:rsidRPr="00E66272">
        <w:rPr>
          <w:rFonts w:ascii="Arial" w:hAnsi="Arial" w:cs="Arial" w:hint="cs"/>
          <w:color w:val="000000" w:themeColor="text1"/>
        </w:rPr>
        <w:t xml:space="preserve"> was not generated in LMICs; </w:t>
      </w:r>
    </w:p>
    <w:p w14:paraId="4AEBFCCC" w14:textId="4C0A4069" w:rsidR="005F2726" w:rsidRPr="00E66272" w:rsidRDefault="39B7BC2C" w:rsidP="00E66272">
      <w:pPr>
        <w:pStyle w:val="ListParagraph"/>
        <w:numPr>
          <w:ilvl w:val="0"/>
          <w:numId w:val="3"/>
        </w:numPr>
        <w:spacing w:line="240" w:lineRule="auto"/>
        <w:jc w:val="both"/>
        <w:rPr>
          <w:rStyle w:val="normaltextrun"/>
          <w:rFonts w:ascii="Arial" w:eastAsia="Arial Nova" w:hAnsi="Arial" w:cs="Arial"/>
          <w:color w:val="000000" w:themeColor="text1"/>
          <w:lang w:val="en-US"/>
        </w:rPr>
      </w:pPr>
      <w:r w:rsidRPr="00E66272">
        <w:rPr>
          <w:rStyle w:val="normaltextrun"/>
          <w:rFonts w:ascii="Arial" w:eastAsia="Arial Nova" w:hAnsi="Arial" w:cs="Arial" w:hint="cs"/>
          <w:color w:val="000000" w:themeColor="text1"/>
        </w:rPr>
        <w:t xml:space="preserve">Among the possible determinants and mechanisms of </w:t>
      </w:r>
      <w:r w:rsidR="00AB3EA8" w:rsidRPr="00E66272">
        <w:rPr>
          <w:rFonts w:ascii="Arial" w:hAnsi="Arial" w:cs="Arial" w:hint="cs"/>
          <w:color w:val="000000" w:themeColor="text1"/>
        </w:rPr>
        <w:t>depression</w:t>
      </w:r>
      <w:r w:rsidRPr="00E66272">
        <w:rPr>
          <w:rStyle w:val="normaltextrun"/>
          <w:rFonts w:ascii="Arial" w:eastAsia="Arial Nova" w:hAnsi="Arial" w:cs="Arial" w:hint="cs"/>
          <w:color w:val="000000" w:themeColor="text1"/>
        </w:rPr>
        <w:t>, the least attention has been paid to social</w:t>
      </w:r>
      <w:r w:rsidR="00C15F88" w:rsidRPr="00E66272">
        <w:rPr>
          <w:rStyle w:val="normaltextrun"/>
          <w:rFonts w:ascii="Arial" w:eastAsia="Arial Nova" w:hAnsi="Arial" w:cs="Arial" w:hint="cs"/>
          <w:color w:val="000000" w:themeColor="text1"/>
        </w:rPr>
        <w:t xml:space="preserve"> and environmental</w:t>
      </w:r>
      <w:r w:rsidRPr="00E66272">
        <w:rPr>
          <w:rStyle w:val="normaltextrun"/>
          <w:rFonts w:ascii="Arial" w:eastAsia="Arial Nova" w:hAnsi="Arial" w:cs="Arial" w:hint="cs"/>
          <w:color w:val="000000" w:themeColor="text1"/>
        </w:rPr>
        <w:t xml:space="preserve"> </w:t>
      </w:r>
      <w:r w:rsidR="005C0AA1" w:rsidRPr="00E66272">
        <w:rPr>
          <w:rStyle w:val="normaltextrun"/>
          <w:rFonts w:ascii="Arial" w:eastAsia="Arial Nova" w:hAnsi="Arial" w:cs="Arial" w:hint="cs"/>
          <w:color w:val="000000" w:themeColor="text1"/>
        </w:rPr>
        <w:t>factors</w:t>
      </w:r>
      <w:r w:rsidR="00C15F88" w:rsidRPr="00E66272">
        <w:rPr>
          <w:rStyle w:val="normaltextrun"/>
          <w:rFonts w:ascii="Arial" w:eastAsia="Arial Nova" w:hAnsi="Arial" w:cs="Arial" w:hint="cs"/>
          <w:color w:val="000000" w:themeColor="text1"/>
        </w:rPr>
        <w:t xml:space="preserve"> (</w:t>
      </w:r>
      <w:r w:rsidR="00E97B76" w:rsidRPr="00E66272">
        <w:rPr>
          <w:rStyle w:val="normaltextrun"/>
          <w:rFonts w:ascii="Arial" w:eastAsia="Arial Nova" w:hAnsi="Arial" w:cs="Arial" w:hint="cs"/>
          <w:color w:val="000000" w:themeColor="text1"/>
        </w:rPr>
        <w:t>broadly</w:t>
      </w:r>
      <w:r w:rsidR="00C15F88" w:rsidRPr="00E66272">
        <w:rPr>
          <w:rStyle w:val="normaltextrun"/>
          <w:rFonts w:ascii="Arial" w:eastAsia="Arial Nova" w:hAnsi="Arial" w:cs="Arial" w:hint="cs"/>
          <w:color w:val="000000" w:themeColor="text1"/>
        </w:rPr>
        <w:t>, ‘social determinants’)</w:t>
      </w:r>
      <w:r w:rsidRPr="00E66272">
        <w:rPr>
          <w:rStyle w:val="normaltextrun"/>
          <w:rFonts w:ascii="Arial" w:eastAsia="Arial Nova" w:hAnsi="Arial" w:cs="Arial" w:hint="cs"/>
          <w:color w:val="000000" w:themeColor="text1"/>
        </w:rPr>
        <w:t xml:space="preserve">, yet </w:t>
      </w:r>
      <w:r w:rsidR="005C0AA1" w:rsidRPr="00E66272">
        <w:rPr>
          <w:rStyle w:val="normaltextrun"/>
          <w:rFonts w:ascii="Arial" w:eastAsia="Arial Nova" w:hAnsi="Arial" w:cs="Arial" w:hint="cs"/>
          <w:color w:val="000000" w:themeColor="text1"/>
        </w:rPr>
        <w:t xml:space="preserve">stressors </w:t>
      </w:r>
      <w:r w:rsidR="00C15F88" w:rsidRPr="00E66272">
        <w:rPr>
          <w:rStyle w:val="normaltextrun"/>
          <w:rFonts w:ascii="Arial" w:eastAsia="Arial Nova" w:hAnsi="Arial" w:cs="Arial" w:hint="cs"/>
          <w:color w:val="000000" w:themeColor="text1"/>
        </w:rPr>
        <w:t xml:space="preserve">in these domains – for instance </w:t>
      </w:r>
      <w:r w:rsidR="001D6105" w:rsidRPr="00E66272">
        <w:rPr>
          <w:rStyle w:val="normaltextrun"/>
          <w:rFonts w:ascii="Arial" w:eastAsia="Arial Nova" w:hAnsi="Arial" w:cs="Arial" w:hint="cs"/>
          <w:color w:val="000000" w:themeColor="text1"/>
        </w:rPr>
        <w:t>low socioeconomic status (SES)</w:t>
      </w:r>
      <w:r w:rsidR="00E97B76" w:rsidRPr="00E66272">
        <w:rPr>
          <w:rStyle w:val="normaltextrun"/>
          <w:rFonts w:ascii="Arial" w:eastAsia="Arial Nova" w:hAnsi="Arial" w:cs="Arial" w:hint="cs"/>
          <w:color w:val="000000" w:themeColor="text1"/>
        </w:rPr>
        <w:t>,</w:t>
      </w:r>
      <w:r w:rsidR="00C15F88" w:rsidRPr="00E66272">
        <w:rPr>
          <w:rStyle w:val="normaltextrun"/>
          <w:rFonts w:ascii="Arial" w:eastAsia="Arial Nova" w:hAnsi="Arial" w:cs="Arial" w:hint="cs"/>
          <w:color w:val="000000" w:themeColor="text1"/>
        </w:rPr>
        <w:t xml:space="preserve"> </w:t>
      </w:r>
      <w:r w:rsidR="001D6105" w:rsidRPr="00E66272">
        <w:rPr>
          <w:rStyle w:val="normaltextrun"/>
          <w:rFonts w:ascii="Arial" w:eastAsia="Arial Nova" w:hAnsi="Arial" w:cs="Arial" w:hint="cs"/>
          <w:color w:val="000000" w:themeColor="text1"/>
        </w:rPr>
        <w:t>food insecurity</w:t>
      </w:r>
      <w:r w:rsidR="00E97B76" w:rsidRPr="00E66272">
        <w:rPr>
          <w:rStyle w:val="normaltextrun"/>
          <w:rFonts w:ascii="Arial" w:eastAsia="Arial Nova" w:hAnsi="Arial" w:cs="Arial" w:hint="cs"/>
          <w:color w:val="000000" w:themeColor="text1"/>
        </w:rPr>
        <w:t xml:space="preserve">, and </w:t>
      </w:r>
      <w:r w:rsidR="00E276CB">
        <w:rPr>
          <w:rStyle w:val="normaltextrun"/>
          <w:rFonts w:ascii="Arial" w:eastAsia="Arial Nova" w:hAnsi="Arial" w:cs="Arial"/>
          <w:color w:val="000000" w:themeColor="text1"/>
        </w:rPr>
        <w:t xml:space="preserve">irregular </w:t>
      </w:r>
      <w:r w:rsidR="00E97B76" w:rsidRPr="00E66272">
        <w:rPr>
          <w:rStyle w:val="normaltextrun"/>
          <w:rFonts w:ascii="Arial" w:eastAsia="Arial Nova" w:hAnsi="Arial" w:cs="Arial" w:hint="cs"/>
          <w:color w:val="000000" w:themeColor="text1"/>
        </w:rPr>
        <w:t xml:space="preserve">patterns of </w:t>
      </w:r>
      <w:r w:rsidR="00DF0017">
        <w:rPr>
          <w:rFonts w:ascii="Arial" w:hAnsi="Arial" w:cs="Arial"/>
          <w:color w:val="000000" w:themeColor="text1"/>
        </w:rPr>
        <w:t>caregiver</w:t>
      </w:r>
      <w:r w:rsidR="00DF0017" w:rsidDel="00DF0017">
        <w:rPr>
          <w:rStyle w:val="normaltextrun"/>
          <w:rFonts w:ascii="Arial" w:eastAsia="Arial Nova" w:hAnsi="Arial" w:cs="Arial"/>
          <w:color w:val="000000" w:themeColor="text1"/>
        </w:rPr>
        <w:t xml:space="preserve"> </w:t>
      </w:r>
      <w:r w:rsidR="00E97B76" w:rsidRPr="00E66272">
        <w:rPr>
          <w:rStyle w:val="normaltextrun"/>
          <w:rFonts w:ascii="Arial" w:eastAsia="Arial Nova" w:hAnsi="Arial" w:cs="Arial" w:hint="cs"/>
          <w:color w:val="000000" w:themeColor="text1"/>
        </w:rPr>
        <w:t>residence with their children</w:t>
      </w:r>
      <w:r w:rsidR="00C15F88" w:rsidRPr="00E66272">
        <w:rPr>
          <w:rStyle w:val="normaltextrun"/>
          <w:rFonts w:ascii="Arial" w:eastAsia="Arial Nova" w:hAnsi="Arial" w:cs="Arial" w:hint="cs"/>
          <w:color w:val="000000" w:themeColor="text1"/>
        </w:rPr>
        <w:t xml:space="preserve"> – predominate </w:t>
      </w:r>
      <w:r w:rsidRPr="00E66272">
        <w:rPr>
          <w:rStyle w:val="normaltextrun"/>
          <w:rFonts w:ascii="Arial" w:eastAsia="Arial Nova" w:hAnsi="Arial" w:cs="Arial" w:hint="cs"/>
          <w:color w:val="000000" w:themeColor="text1"/>
        </w:rPr>
        <w:t>in LMICs</w:t>
      </w:r>
      <w:r w:rsidR="0045293E" w:rsidRPr="00E66272">
        <w:rPr>
          <w:rStyle w:val="normaltextrun"/>
          <w:rFonts w:ascii="Arial" w:eastAsia="Arial Nova" w:hAnsi="Arial" w:cs="Arial" w:hint="cs"/>
          <w:color w:val="000000" w:themeColor="text1"/>
        </w:rPr>
        <w:t>; and</w:t>
      </w:r>
    </w:p>
    <w:p w14:paraId="45CD5568" w14:textId="0BA0F48F" w:rsidR="0045293E" w:rsidRPr="00E66272" w:rsidRDefault="00073768" w:rsidP="5F7C5B9A">
      <w:pPr>
        <w:pStyle w:val="ListParagraph"/>
        <w:numPr>
          <w:ilvl w:val="0"/>
          <w:numId w:val="3"/>
        </w:numPr>
        <w:spacing w:line="240" w:lineRule="auto"/>
        <w:jc w:val="both"/>
        <w:rPr>
          <w:rStyle w:val="normaltextrun"/>
          <w:rFonts w:ascii="Arial" w:eastAsia="Arial Nova" w:hAnsi="Arial" w:cs="Arial"/>
          <w:color w:val="000000" w:themeColor="text1"/>
        </w:rPr>
      </w:pPr>
      <w:r w:rsidRPr="5F7C5B9A">
        <w:rPr>
          <w:rStyle w:val="normaltextrun"/>
          <w:rFonts w:ascii="Arial" w:eastAsia="Arial Nova" w:hAnsi="Arial" w:cs="Arial"/>
          <w:color w:val="000000" w:themeColor="text1"/>
        </w:rPr>
        <w:t xml:space="preserve">Attempts to understand the complex relationships between social determinants and </w:t>
      </w:r>
      <w:r w:rsidR="00E97B76" w:rsidRPr="5F7C5B9A">
        <w:rPr>
          <w:rStyle w:val="normaltextrun"/>
          <w:rFonts w:ascii="Arial" w:eastAsia="Arial Nova" w:hAnsi="Arial" w:cs="Arial"/>
          <w:color w:val="000000" w:themeColor="text1"/>
        </w:rPr>
        <w:t xml:space="preserve">young people’s </w:t>
      </w:r>
      <w:r w:rsidR="00AB3EA8" w:rsidRPr="5F7C5B9A">
        <w:rPr>
          <w:rFonts w:ascii="Arial" w:hAnsi="Arial" w:cs="Arial"/>
          <w:color w:val="000000" w:themeColor="text1"/>
        </w:rPr>
        <w:t>depression</w:t>
      </w:r>
      <w:r w:rsidR="00AB3EA8" w:rsidRPr="5F7C5B9A">
        <w:rPr>
          <w:rStyle w:val="normaltextrun"/>
          <w:rFonts w:ascii="Arial" w:eastAsia="Arial Nova" w:hAnsi="Arial" w:cs="Arial"/>
          <w:color w:val="000000" w:themeColor="text1"/>
        </w:rPr>
        <w:t xml:space="preserve"> </w:t>
      </w:r>
      <w:r w:rsidRPr="5F7C5B9A">
        <w:rPr>
          <w:rStyle w:val="normaltextrun"/>
          <w:rFonts w:ascii="Arial" w:eastAsia="Arial Nova" w:hAnsi="Arial" w:cs="Arial"/>
          <w:color w:val="000000" w:themeColor="text1"/>
        </w:rPr>
        <w:t>often favour empirical insights over lived experience expertise, perpetuating power imbalances and increasing distance between young people, and the science which seeks to know them.</w:t>
      </w:r>
    </w:p>
    <w:p w14:paraId="244AFD88" w14:textId="77777777" w:rsidR="006F61C0" w:rsidRPr="00E66272" w:rsidRDefault="006F61C0" w:rsidP="00E66272">
      <w:pPr>
        <w:pStyle w:val="ListParagraph"/>
        <w:spacing w:line="240" w:lineRule="auto"/>
        <w:jc w:val="both"/>
        <w:rPr>
          <w:rFonts w:ascii="Arial" w:hAnsi="Arial" w:cs="Arial"/>
          <w:color w:val="000000" w:themeColor="text1"/>
          <w:lang w:val="en-US"/>
        </w:rPr>
      </w:pPr>
    </w:p>
    <w:p w14:paraId="7971FA77" w14:textId="559CB671" w:rsidR="005F2726" w:rsidRPr="00E66272" w:rsidRDefault="6EA235BE" w:rsidP="00E66272">
      <w:pPr>
        <w:spacing w:line="240" w:lineRule="auto"/>
        <w:jc w:val="both"/>
        <w:rPr>
          <w:rFonts w:ascii="Arial" w:hAnsi="Arial" w:cs="Arial"/>
          <w:b/>
          <w:bCs/>
          <w:color w:val="000000" w:themeColor="text1"/>
        </w:rPr>
      </w:pPr>
      <w:r w:rsidRPr="00E66272">
        <w:rPr>
          <w:rFonts w:ascii="Arial" w:hAnsi="Arial" w:cs="Arial" w:hint="cs"/>
          <w:b/>
          <w:bCs/>
          <w:color w:val="000000" w:themeColor="text1"/>
        </w:rPr>
        <w:t xml:space="preserve">4.1.2 Proposed </w:t>
      </w:r>
      <w:r w:rsidR="00226D57" w:rsidRPr="00E66272">
        <w:rPr>
          <w:rFonts w:ascii="Arial" w:hAnsi="Arial" w:cs="Arial" w:hint="cs"/>
          <w:b/>
          <w:bCs/>
          <w:color w:val="000000" w:themeColor="text1"/>
        </w:rPr>
        <w:t>S</w:t>
      </w:r>
      <w:r w:rsidRPr="00E66272">
        <w:rPr>
          <w:rFonts w:ascii="Arial" w:hAnsi="Arial" w:cs="Arial" w:hint="cs"/>
          <w:b/>
          <w:bCs/>
          <w:color w:val="000000" w:themeColor="text1"/>
        </w:rPr>
        <w:t>olution</w:t>
      </w:r>
    </w:p>
    <w:p w14:paraId="3C82E7E8" w14:textId="4288DD0E" w:rsidR="008F12D3" w:rsidRPr="00E66272" w:rsidRDefault="4C7C80F8" w:rsidP="5F7C5B9A">
      <w:pPr>
        <w:spacing w:line="240" w:lineRule="auto"/>
        <w:jc w:val="both"/>
        <w:rPr>
          <w:rFonts w:ascii="Arial" w:hAnsi="Arial" w:cs="Arial"/>
          <w:color w:val="000000" w:themeColor="text1"/>
        </w:rPr>
      </w:pPr>
      <w:r w:rsidRPr="5F7C5B9A">
        <w:rPr>
          <w:rFonts w:ascii="Arial" w:hAnsi="Arial" w:cs="Arial"/>
          <w:color w:val="000000" w:themeColor="text1"/>
        </w:rPr>
        <w:t>This study will</w:t>
      </w:r>
      <w:r w:rsidR="39B7BC2C" w:rsidRPr="5F7C5B9A">
        <w:rPr>
          <w:rFonts w:ascii="Arial" w:hAnsi="Arial" w:cs="Arial"/>
          <w:color w:val="000000" w:themeColor="text1"/>
        </w:rPr>
        <w:t xml:space="preserve"> generate data-driven insights into the </w:t>
      </w:r>
      <w:r w:rsidR="008F12D3" w:rsidRPr="5F7C5B9A">
        <w:rPr>
          <w:rFonts w:ascii="Arial" w:hAnsi="Arial" w:cs="Arial"/>
          <w:color w:val="000000" w:themeColor="text1"/>
        </w:rPr>
        <w:t>longitudinal relationship between</w:t>
      </w:r>
      <w:r w:rsidR="39B7BC2C" w:rsidRPr="5F7C5B9A">
        <w:rPr>
          <w:rFonts w:ascii="Arial" w:hAnsi="Arial" w:cs="Arial"/>
          <w:color w:val="000000" w:themeColor="text1"/>
        </w:rPr>
        <w:t xml:space="preserve"> key social determinants </w:t>
      </w:r>
      <w:r w:rsidR="008F12D3" w:rsidRPr="5F7C5B9A">
        <w:rPr>
          <w:rFonts w:ascii="Arial" w:hAnsi="Arial" w:cs="Arial"/>
          <w:color w:val="000000" w:themeColor="text1"/>
        </w:rPr>
        <w:t>and</w:t>
      </w:r>
      <w:r w:rsidR="39B7BC2C" w:rsidRPr="5F7C5B9A">
        <w:rPr>
          <w:rFonts w:ascii="Arial" w:hAnsi="Arial" w:cs="Arial"/>
          <w:color w:val="000000" w:themeColor="text1"/>
        </w:rPr>
        <w:t xml:space="preserve"> symptoms of depression among South African </w:t>
      </w:r>
      <w:r w:rsidR="6C2A4B9A" w:rsidRPr="5F7C5B9A">
        <w:rPr>
          <w:rFonts w:ascii="Arial" w:hAnsi="Arial" w:cs="Arial"/>
          <w:color w:val="000000" w:themeColor="text1"/>
        </w:rPr>
        <w:t>young people</w:t>
      </w:r>
      <w:r w:rsidR="008F12D3" w:rsidRPr="5F7C5B9A">
        <w:rPr>
          <w:rFonts w:ascii="Arial" w:hAnsi="Arial" w:cs="Arial"/>
          <w:color w:val="000000" w:themeColor="text1"/>
        </w:rPr>
        <w:t>, all the while foregrounding young people</w:t>
      </w:r>
      <w:r w:rsidR="00A6180E" w:rsidRPr="5F7C5B9A">
        <w:rPr>
          <w:rFonts w:ascii="Arial" w:hAnsi="Arial" w:cs="Arial"/>
          <w:color w:val="000000" w:themeColor="text1"/>
        </w:rPr>
        <w:t>’</w:t>
      </w:r>
      <w:r w:rsidR="008F12D3" w:rsidRPr="5F7C5B9A">
        <w:rPr>
          <w:rFonts w:ascii="Arial" w:hAnsi="Arial" w:cs="Arial"/>
          <w:color w:val="000000" w:themeColor="text1"/>
        </w:rPr>
        <w:t xml:space="preserve">s lived experience expertise through a co-created research agenda </w:t>
      </w:r>
      <w:r w:rsidR="000F6074" w:rsidRPr="5F7C5B9A">
        <w:rPr>
          <w:rFonts w:ascii="Arial" w:hAnsi="Arial" w:cs="Arial"/>
          <w:color w:val="000000" w:themeColor="text1"/>
        </w:rPr>
        <w:t>and process</w:t>
      </w:r>
      <w:r w:rsidR="39B7BC2C" w:rsidRPr="5F7C5B9A">
        <w:rPr>
          <w:rFonts w:ascii="Arial" w:hAnsi="Arial" w:cs="Arial"/>
          <w:color w:val="000000" w:themeColor="text1"/>
        </w:rPr>
        <w:t xml:space="preserve">. </w:t>
      </w:r>
      <w:r w:rsidR="000F6074" w:rsidRPr="5F7C5B9A">
        <w:rPr>
          <w:rFonts w:ascii="Arial" w:hAnsi="Arial" w:cs="Arial"/>
          <w:color w:val="000000" w:themeColor="text1"/>
        </w:rPr>
        <w:t>O</w:t>
      </w:r>
      <w:r w:rsidR="008F12D3" w:rsidRPr="5F7C5B9A">
        <w:rPr>
          <w:rFonts w:ascii="Arial" w:hAnsi="Arial" w:cs="Arial"/>
          <w:color w:val="000000" w:themeColor="text1"/>
        </w:rPr>
        <w:t>ur solution has two parts:</w:t>
      </w:r>
    </w:p>
    <w:p w14:paraId="61F07F93" w14:textId="77777777" w:rsidR="008F12D3" w:rsidRPr="00E66272" w:rsidRDefault="008F12D3" w:rsidP="00E66272">
      <w:pPr>
        <w:spacing w:line="240" w:lineRule="auto"/>
        <w:jc w:val="both"/>
        <w:rPr>
          <w:rFonts w:ascii="Arial" w:hAnsi="Arial" w:cs="Arial"/>
          <w:color w:val="000000" w:themeColor="text1"/>
        </w:rPr>
      </w:pPr>
    </w:p>
    <w:p w14:paraId="21A5D524" w14:textId="456D9F29" w:rsidR="008F12D3" w:rsidRPr="00E66272" w:rsidRDefault="00642F81" w:rsidP="00E66272">
      <w:pPr>
        <w:shd w:val="clear" w:color="auto" w:fill="FFFFFF" w:themeFill="background1"/>
        <w:spacing w:line="240" w:lineRule="auto"/>
        <w:jc w:val="both"/>
        <w:rPr>
          <w:rFonts w:ascii="Arial" w:hAnsi="Arial" w:cs="Arial"/>
          <w:b/>
          <w:bCs/>
          <w:color w:val="000000" w:themeColor="text1"/>
        </w:rPr>
      </w:pPr>
      <w:r w:rsidRPr="00E66272">
        <w:rPr>
          <w:rFonts w:ascii="Arial" w:hAnsi="Arial" w:cs="Arial" w:hint="cs"/>
          <w:b/>
          <w:bCs/>
          <w:color w:val="000000" w:themeColor="text1"/>
        </w:rPr>
        <w:t xml:space="preserve">4.1.3 </w:t>
      </w:r>
      <w:r w:rsidR="00B92F74" w:rsidRPr="00E66272">
        <w:rPr>
          <w:rFonts w:ascii="Arial" w:hAnsi="Arial" w:cs="Arial" w:hint="cs"/>
          <w:b/>
          <w:bCs/>
          <w:color w:val="000000" w:themeColor="text1"/>
        </w:rPr>
        <w:t xml:space="preserve">Part 1: Youth </w:t>
      </w:r>
      <w:r w:rsidRPr="00E66272">
        <w:rPr>
          <w:rFonts w:ascii="Arial" w:hAnsi="Arial" w:cs="Arial" w:hint="cs"/>
          <w:b/>
          <w:bCs/>
          <w:color w:val="000000" w:themeColor="text1"/>
        </w:rPr>
        <w:t>C</w:t>
      </w:r>
      <w:r w:rsidR="00B92F74" w:rsidRPr="00E66272">
        <w:rPr>
          <w:rFonts w:ascii="Arial" w:hAnsi="Arial" w:cs="Arial" w:hint="cs"/>
          <w:b/>
          <w:bCs/>
          <w:color w:val="000000" w:themeColor="text1"/>
        </w:rPr>
        <w:t>o-</w:t>
      </w:r>
      <w:r w:rsidR="00226D57" w:rsidRPr="00E66272">
        <w:rPr>
          <w:rFonts w:ascii="Arial" w:hAnsi="Arial" w:cs="Arial" w:hint="cs"/>
          <w:b/>
          <w:bCs/>
          <w:color w:val="000000" w:themeColor="text1"/>
        </w:rPr>
        <w:t>C</w:t>
      </w:r>
      <w:r w:rsidR="00B92F74" w:rsidRPr="00E66272">
        <w:rPr>
          <w:rFonts w:ascii="Arial" w:hAnsi="Arial" w:cs="Arial" w:hint="cs"/>
          <w:b/>
          <w:bCs/>
          <w:color w:val="000000" w:themeColor="text1"/>
        </w:rPr>
        <w:t xml:space="preserve">reation </w:t>
      </w:r>
    </w:p>
    <w:p w14:paraId="39D0AC5D" w14:textId="1A50AE7A" w:rsidR="00C942FB" w:rsidRPr="00E66272" w:rsidRDefault="008F12D3" w:rsidP="5F7C5B9A">
      <w:pPr>
        <w:shd w:val="clear" w:color="auto" w:fill="FFFFFF" w:themeFill="background1"/>
        <w:spacing w:line="240" w:lineRule="auto"/>
        <w:jc w:val="both"/>
        <w:rPr>
          <w:rFonts w:ascii="Arial" w:hAnsi="Arial" w:cs="Arial"/>
          <w:color w:val="000000" w:themeColor="text1"/>
        </w:rPr>
      </w:pPr>
      <w:r w:rsidRPr="5F7C5B9A">
        <w:rPr>
          <w:rFonts w:ascii="Arial" w:hAnsi="Arial" w:cs="Arial"/>
          <w:color w:val="000000" w:themeColor="text1"/>
        </w:rPr>
        <w:t>A Youth Advisory Group (YAG) comprised of approximately ten 13-24-year-olds living in the AHRI Somkhele HDSS</w:t>
      </w:r>
      <w:r w:rsidR="00682E24" w:rsidRPr="5F7C5B9A">
        <w:rPr>
          <w:rFonts w:ascii="Arial" w:hAnsi="Arial" w:cs="Arial"/>
          <w:color w:val="000000" w:themeColor="text1"/>
        </w:rPr>
        <w:t xml:space="preserve"> communities</w:t>
      </w:r>
      <w:r w:rsidRPr="5F7C5B9A">
        <w:rPr>
          <w:rFonts w:ascii="Arial" w:hAnsi="Arial" w:cs="Arial"/>
          <w:color w:val="000000" w:themeColor="text1"/>
        </w:rPr>
        <w:t xml:space="preserve"> will provide meaningful thought leadership to refine, guide, and nuance the proposed research. They will</w:t>
      </w:r>
      <w:r w:rsidR="00C942FB" w:rsidRPr="5F7C5B9A">
        <w:rPr>
          <w:rFonts w:ascii="Arial" w:hAnsi="Arial" w:cs="Arial"/>
          <w:color w:val="000000" w:themeColor="text1"/>
        </w:rPr>
        <w:t>:</w:t>
      </w:r>
    </w:p>
    <w:p w14:paraId="3A02D6CC" w14:textId="28372537" w:rsidR="00C942FB" w:rsidRPr="00E66272" w:rsidRDefault="008F12D3" w:rsidP="00E66272">
      <w:pPr>
        <w:pStyle w:val="ListParagraph"/>
        <w:numPr>
          <w:ilvl w:val="3"/>
          <w:numId w:val="4"/>
        </w:numPr>
        <w:shd w:val="clear" w:color="auto" w:fill="FFFFFF" w:themeFill="background1"/>
        <w:spacing w:line="240" w:lineRule="auto"/>
        <w:ind w:left="851" w:hanging="425"/>
        <w:jc w:val="both"/>
        <w:rPr>
          <w:rFonts w:ascii="Arial" w:hAnsi="Arial" w:cs="Arial"/>
          <w:color w:val="000000" w:themeColor="text1"/>
        </w:rPr>
      </w:pPr>
      <w:r w:rsidRPr="00E66272">
        <w:rPr>
          <w:rFonts w:ascii="Arial" w:hAnsi="Arial" w:cs="Arial" w:hint="cs"/>
          <w:color w:val="000000" w:themeColor="text1"/>
        </w:rPr>
        <w:t xml:space="preserve">produce photo diaries to inform the research’s conceptualisation of social determinants and their influence on young people’s mental health; </w:t>
      </w:r>
    </w:p>
    <w:p w14:paraId="4DE11ABC" w14:textId="244232C6" w:rsidR="00B63ED5" w:rsidRPr="00E66272" w:rsidRDefault="008F12D3" w:rsidP="00E66272">
      <w:pPr>
        <w:pStyle w:val="ListParagraph"/>
        <w:numPr>
          <w:ilvl w:val="3"/>
          <w:numId w:val="4"/>
        </w:numPr>
        <w:shd w:val="clear" w:color="auto" w:fill="FFFFFF" w:themeFill="background1"/>
        <w:spacing w:line="240" w:lineRule="auto"/>
        <w:ind w:left="851" w:hanging="425"/>
        <w:jc w:val="both"/>
        <w:rPr>
          <w:rFonts w:ascii="Arial" w:hAnsi="Arial" w:cs="Arial"/>
          <w:color w:val="000000" w:themeColor="text1"/>
        </w:rPr>
      </w:pPr>
      <w:r w:rsidRPr="00E66272">
        <w:rPr>
          <w:rFonts w:ascii="Arial" w:hAnsi="Arial" w:cs="Arial" w:hint="cs"/>
          <w:color w:val="000000" w:themeColor="text1"/>
        </w:rPr>
        <w:t xml:space="preserve">provide input into the proposed analyses by producing lay </w:t>
      </w:r>
      <w:r w:rsidR="00AB3EA8" w:rsidRPr="00E66272">
        <w:rPr>
          <w:rFonts w:ascii="Arial" w:hAnsi="Arial" w:cs="Arial" w:hint="cs"/>
          <w:color w:val="000000" w:themeColor="text1"/>
        </w:rPr>
        <w:t>directed acyclic graphs (</w:t>
      </w:r>
      <w:r w:rsidRPr="00E66272">
        <w:rPr>
          <w:rFonts w:ascii="Arial" w:hAnsi="Arial" w:cs="Arial" w:hint="cs"/>
          <w:color w:val="000000" w:themeColor="text1"/>
        </w:rPr>
        <w:t>DAGs</w:t>
      </w:r>
      <w:r w:rsidR="00AB3EA8" w:rsidRPr="00E66272">
        <w:rPr>
          <w:rFonts w:ascii="Arial" w:hAnsi="Arial" w:cs="Arial" w:hint="cs"/>
          <w:color w:val="000000" w:themeColor="text1"/>
        </w:rPr>
        <w:t>)</w:t>
      </w:r>
      <w:r w:rsidRPr="00E66272">
        <w:rPr>
          <w:rFonts w:ascii="Arial" w:hAnsi="Arial" w:cs="Arial" w:hint="cs"/>
          <w:color w:val="000000" w:themeColor="text1"/>
        </w:rPr>
        <w:t xml:space="preserve"> based on group </w:t>
      </w:r>
      <w:r w:rsidR="00687D9B" w:rsidRPr="00E66272">
        <w:rPr>
          <w:rFonts w:ascii="Arial" w:hAnsi="Arial" w:cs="Arial" w:hint="cs"/>
          <w:color w:val="000000" w:themeColor="text1"/>
        </w:rPr>
        <w:t xml:space="preserve">narrative-building </w:t>
      </w:r>
      <w:r w:rsidRPr="00E66272">
        <w:rPr>
          <w:rFonts w:ascii="Arial" w:hAnsi="Arial" w:cs="Arial" w:hint="cs"/>
          <w:color w:val="000000" w:themeColor="text1"/>
        </w:rPr>
        <w:t xml:space="preserve">around the photo diaries; </w:t>
      </w:r>
    </w:p>
    <w:p w14:paraId="14B2F584" w14:textId="1AA28F1A" w:rsidR="00B63ED5" w:rsidRPr="00EA6478" w:rsidRDefault="008F12D3" w:rsidP="00EA6478">
      <w:pPr>
        <w:pStyle w:val="ListParagraph"/>
        <w:numPr>
          <w:ilvl w:val="3"/>
          <w:numId w:val="4"/>
        </w:numPr>
        <w:shd w:val="clear" w:color="auto" w:fill="FFFFFF" w:themeFill="background1"/>
        <w:spacing w:line="240" w:lineRule="auto"/>
        <w:ind w:left="851" w:hanging="425"/>
        <w:jc w:val="both"/>
        <w:rPr>
          <w:rFonts w:ascii="Arial" w:hAnsi="Arial" w:cs="Arial"/>
          <w:color w:val="000000" w:themeColor="text1"/>
        </w:rPr>
      </w:pPr>
      <w:r w:rsidRPr="00EA6478">
        <w:rPr>
          <w:rFonts w:ascii="Arial" w:hAnsi="Arial" w:cs="Arial" w:hint="cs"/>
          <w:color w:val="000000" w:themeColor="text1"/>
        </w:rPr>
        <w:t xml:space="preserve">support results’ interpretation through workshopping the findings; and </w:t>
      </w:r>
    </w:p>
    <w:p w14:paraId="27711162" w14:textId="0908BED3" w:rsidR="008F12D3" w:rsidRPr="00EA6478" w:rsidRDefault="008F12D3" w:rsidP="00EA6478">
      <w:pPr>
        <w:pStyle w:val="ListParagraph"/>
        <w:numPr>
          <w:ilvl w:val="3"/>
          <w:numId w:val="4"/>
        </w:numPr>
        <w:shd w:val="clear" w:color="auto" w:fill="FFFFFF" w:themeFill="background1"/>
        <w:spacing w:line="240" w:lineRule="auto"/>
        <w:ind w:left="851" w:hanging="425"/>
        <w:jc w:val="both"/>
        <w:rPr>
          <w:rFonts w:ascii="Arial" w:hAnsi="Arial" w:cs="Arial"/>
          <w:color w:val="000000" w:themeColor="text1"/>
        </w:rPr>
      </w:pPr>
      <w:r w:rsidRPr="00EA6478">
        <w:rPr>
          <w:rFonts w:ascii="Arial" w:hAnsi="Arial" w:cs="Arial" w:hint="cs"/>
          <w:color w:val="000000" w:themeColor="text1"/>
        </w:rPr>
        <w:t xml:space="preserve">be platformed, during a </w:t>
      </w:r>
      <w:r w:rsidR="00284430" w:rsidRPr="00EA6478">
        <w:rPr>
          <w:rFonts w:ascii="Arial" w:hAnsi="Arial" w:cs="Arial" w:hint="cs"/>
          <w:color w:val="000000" w:themeColor="text1"/>
        </w:rPr>
        <w:t>photo diary exhibition townhall dissemination event</w:t>
      </w:r>
      <w:r w:rsidRPr="00EA6478">
        <w:rPr>
          <w:rFonts w:ascii="Arial" w:hAnsi="Arial" w:cs="Arial" w:hint="cs"/>
          <w:color w:val="000000" w:themeColor="text1"/>
        </w:rPr>
        <w:t>, to support dissemination of the findings in their own words and in relation to their photography.</w:t>
      </w:r>
    </w:p>
    <w:p w14:paraId="2ADEDDB1" w14:textId="77777777" w:rsidR="008F12D3" w:rsidRPr="00E66272" w:rsidRDefault="008F12D3" w:rsidP="00E66272">
      <w:pPr>
        <w:shd w:val="clear" w:color="auto" w:fill="FFFFFF" w:themeFill="background1"/>
        <w:spacing w:line="240" w:lineRule="auto"/>
        <w:jc w:val="both"/>
        <w:rPr>
          <w:rFonts w:ascii="Arial" w:hAnsi="Arial" w:cs="Arial"/>
          <w:b/>
          <w:bCs/>
          <w:color w:val="000000" w:themeColor="text1"/>
        </w:rPr>
      </w:pPr>
    </w:p>
    <w:p w14:paraId="0B6F4F98" w14:textId="49DEE532" w:rsidR="008F12D3" w:rsidRPr="00E66272" w:rsidRDefault="00642F81" w:rsidP="00E66272">
      <w:pPr>
        <w:shd w:val="clear" w:color="auto" w:fill="FFFFFF" w:themeFill="background1"/>
        <w:spacing w:line="240" w:lineRule="auto"/>
        <w:jc w:val="both"/>
        <w:rPr>
          <w:rFonts w:ascii="Arial" w:hAnsi="Arial" w:cs="Arial"/>
          <w:b/>
          <w:bCs/>
          <w:color w:val="000000" w:themeColor="text1"/>
        </w:rPr>
      </w:pPr>
      <w:r w:rsidRPr="00E66272">
        <w:rPr>
          <w:rFonts w:ascii="Arial" w:hAnsi="Arial" w:cs="Arial" w:hint="cs"/>
          <w:b/>
          <w:bCs/>
          <w:color w:val="000000" w:themeColor="text1"/>
        </w:rPr>
        <w:t xml:space="preserve">4.1.4 </w:t>
      </w:r>
      <w:r w:rsidR="00B92F74" w:rsidRPr="00E66272">
        <w:rPr>
          <w:rFonts w:ascii="Arial" w:hAnsi="Arial" w:cs="Arial" w:hint="cs"/>
          <w:b/>
          <w:bCs/>
          <w:color w:val="000000" w:themeColor="text1"/>
        </w:rPr>
        <w:t xml:space="preserve">Part 2: CO-LUMINATE Secondary Data Analysis </w:t>
      </w:r>
    </w:p>
    <w:p w14:paraId="71CE3C38" w14:textId="6958A29F" w:rsidR="005F2726" w:rsidRPr="00E66272" w:rsidRDefault="004E33D2" w:rsidP="5F7C5B9A">
      <w:pPr>
        <w:spacing w:line="240" w:lineRule="auto"/>
        <w:jc w:val="both"/>
        <w:rPr>
          <w:rFonts w:ascii="Arial" w:hAnsi="Arial" w:cs="Arial"/>
          <w:color w:val="000000" w:themeColor="text1"/>
        </w:rPr>
      </w:pPr>
      <w:r w:rsidRPr="5F7C5B9A">
        <w:rPr>
          <w:rFonts w:ascii="Arial" w:hAnsi="Arial" w:cs="Arial"/>
          <w:color w:val="000000" w:themeColor="text1"/>
        </w:rPr>
        <w:lastRenderedPageBreak/>
        <w:t xml:space="preserve">The </w:t>
      </w:r>
      <w:r w:rsidR="001D6105" w:rsidRPr="5F7C5B9A">
        <w:rPr>
          <w:rFonts w:ascii="Arial" w:hAnsi="Arial" w:cs="Arial"/>
          <w:color w:val="000000" w:themeColor="text1"/>
        </w:rPr>
        <w:t>data-driven</w:t>
      </w:r>
      <w:r w:rsidRPr="5F7C5B9A">
        <w:rPr>
          <w:rFonts w:ascii="Arial" w:hAnsi="Arial" w:cs="Arial"/>
          <w:color w:val="000000" w:themeColor="text1"/>
        </w:rPr>
        <w:t xml:space="preserve"> aspect of this project entails the creation of the CO-LUMINATE longitudinal linked dataset. This dataset will allow us to</w:t>
      </w:r>
      <w:r w:rsidR="39B7BC2C" w:rsidRPr="5F7C5B9A">
        <w:rPr>
          <w:rFonts w:ascii="Arial" w:hAnsi="Arial" w:cs="Arial"/>
          <w:color w:val="000000" w:themeColor="text1"/>
        </w:rPr>
        <w:t xml:space="preserve"> </w:t>
      </w:r>
      <w:r w:rsidR="001D6105" w:rsidRPr="5F7C5B9A">
        <w:rPr>
          <w:rFonts w:ascii="Arial" w:hAnsi="Arial" w:cs="Arial"/>
          <w:color w:val="000000" w:themeColor="text1"/>
        </w:rPr>
        <w:t>understand</w:t>
      </w:r>
      <w:r w:rsidRPr="5F7C5B9A">
        <w:rPr>
          <w:rFonts w:ascii="Arial" w:hAnsi="Arial" w:cs="Arial"/>
          <w:color w:val="000000" w:themeColor="text1"/>
        </w:rPr>
        <w:t xml:space="preserve"> the</w:t>
      </w:r>
      <w:r w:rsidR="39B7BC2C" w:rsidRPr="5F7C5B9A">
        <w:rPr>
          <w:rFonts w:ascii="Arial" w:hAnsi="Arial" w:cs="Arial"/>
          <w:color w:val="000000" w:themeColor="text1"/>
        </w:rPr>
        <w:t xml:space="preserve"> longitudinal relationships between </w:t>
      </w:r>
      <w:r w:rsidR="001D6105" w:rsidRPr="5F7C5B9A">
        <w:rPr>
          <w:rFonts w:ascii="Arial" w:hAnsi="Arial" w:cs="Arial"/>
          <w:color w:val="000000" w:themeColor="text1"/>
        </w:rPr>
        <w:t>SES</w:t>
      </w:r>
      <w:r w:rsidR="39B7BC2C" w:rsidRPr="5F7C5B9A">
        <w:rPr>
          <w:rFonts w:ascii="Arial" w:hAnsi="Arial" w:cs="Arial"/>
          <w:color w:val="000000" w:themeColor="text1"/>
        </w:rPr>
        <w:t xml:space="preserve">, food security, and </w:t>
      </w:r>
      <w:r w:rsidR="00DF0017" w:rsidRPr="5F7C5B9A">
        <w:rPr>
          <w:rFonts w:ascii="Arial" w:hAnsi="Arial" w:cs="Arial"/>
          <w:color w:val="000000" w:themeColor="text1"/>
        </w:rPr>
        <w:t>caregiver</w:t>
      </w:r>
      <w:r w:rsidR="00C15F88" w:rsidRPr="5F7C5B9A">
        <w:rPr>
          <w:rFonts w:ascii="Arial" w:hAnsi="Arial" w:cs="Arial"/>
          <w:color w:val="000000" w:themeColor="text1"/>
        </w:rPr>
        <w:t xml:space="preserve"> residency</w:t>
      </w:r>
      <w:r w:rsidR="39B7BC2C" w:rsidRPr="5F7C5B9A">
        <w:rPr>
          <w:rFonts w:ascii="Arial" w:hAnsi="Arial" w:cs="Arial"/>
          <w:color w:val="000000" w:themeColor="text1"/>
        </w:rPr>
        <w:t xml:space="preserve"> </w:t>
      </w:r>
      <w:r w:rsidR="00C15F88" w:rsidRPr="5F7C5B9A">
        <w:rPr>
          <w:rFonts w:ascii="Arial" w:hAnsi="Arial" w:cs="Arial"/>
          <w:color w:val="000000" w:themeColor="text1"/>
        </w:rPr>
        <w:t>and co-residency</w:t>
      </w:r>
      <w:r w:rsidR="001D6105" w:rsidRPr="5F7C5B9A">
        <w:rPr>
          <w:rFonts w:ascii="Arial" w:hAnsi="Arial" w:cs="Arial"/>
          <w:color w:val="000000" w:themeColor="text1"/>
        </w:rPr>
        <w:t>,</w:t>
      </w:r>
      <w:r w:rsidR="00C15F88" w:rsidRPr="5F7C5B9A">
        <w:rPr>
          <w:rFonts w:ascii="Arial" w:hAnsi="Arial" w:cs="Arial"/>
          <w:color w:val="000000" w:themeColor="text1"/>
        </w:rPr>
        <w:t xml:space="preserve"> </w:t>
      </w:r>
      <w:r w:rsidR="39B7BC2C" w:rsidRPr="5F7C5B9A">
        <w:rPr>
          <w:rFonts w:ascii="Arial" w:hAnsi="Arial" w:cs="Arial"/>
          <w:color w:val="000000" w:themeColor="text1"/>
        </w:rPr>
        <w:t>and depressed mood</w:t>
      </w:r>
      <w:r w:rsidR="000841EF" w:rsidRPr="5F7C5B9A">
        <w:rPr>
          <w:rFonts w:ascii="Arial" w:hAnsi="Arial" w:cs="Arial"/>
          <w:color w:val="000000" w:themeColor="text1"/>
        </w:rPr>
        <w:t xml:space="preserve"> (measured at multiple time points)</w:t>
      </w:r>
      <w:r w:rsidR="001D6105" w:rsidRPr="5F7C5B9A">
        <w:rPr>
          <w:rFonts w:ascii="Arial" w:hAnsi="Arial" w:cs="Arial"/>
          <w:color w:val="000000" w:themeColor="text1"/>
        </w:rPr>
        <w:t>,</w:t>
      </w:r>
      <w:r w:rsidR="39B7BC2C" w:rsidRPr="5F7C5B9A">
        <w:rPr>
          <w:rFonts w:ascii="Arial" w:hAnsi="Arial" w:cs="Arial"/>
          <w:color w:val="000000" w:themeColor="text1"/>
        </w:rPr>
        <w:t xml:space="preserve"> among rural South African </w:t>
      </w:r>
      <w:r w:rsidR="6C2A4B9A" w:rsidRPr="5F7C5B9A">
        <w:rPr>
          <w:rFonts w:ascii="Arial" w:hAnsi="Arial" w:cs="Arial"/>
          <w:color w:val="000000" w:themeColor="text1"/>
        </w:rPr>
        <w:t>young people</w:t>
      </w:r>
      <w:r w:rsidR="39B7BC2C" w:rsidRPr="5F7C5B9A">
        <w:rPr>
          <w:rFonts w:ascii="Arial" w:hAnsi="Arial" w:cs="Arial"/>
          <w:color w:val="000000" w:themeColor="text1"/>
        </w:rPr>
        <w:t xml:space="preserve"> aged 13-24</w:t>
      </w:r>
      <w:r w:rsidR="005C0AA1" w:rsidRPr="5F7C5B9A">
        <w:rPr>
          <w:rFonts w:ascii="Arial" w:hAnsi="Arial" w:cs="Arial"/>
          <w:color w:val="000000" w:themeColor="text1"/>
        </w:rPr>
        <w:t xml:space="preserve">, </w:t>
      </w:r>
      <w:r w:rsidR="39B7BC2C" w:rsidRPr="5F7C5B9A">
        <w:rPr>
          <w:rFonts w:ascii="Arial" w:hAnsi="Arial" w:cs="Arial"/>
          <w:color w:val="000000" w:themeColor="text1"/>
        </w:rPr>
        <w:t xml:space="preserve">and use these </w:t>
      </w:r>
      <w:r w:rsidRPr="5F7C5B9A">
        <w:rPr>
          <w:rFonts w:ascii="Arial" w:hAnsi="Arial" w:cs="Arial"/>
          <w:color w:val="000000" w:themeColor="text1"/>
        </w:rPr>
        <w:t>findings</w:t>
      </w:r>
      <w:r w:rsidR="39B7BC2C" w:rsidRPr="5F7C5B9A">
        <w:rPr>
          <w:rFonts w:ascii="Arial" w:hAnsi="Arial" w:cs="Arial"/>
          <w:color w:val="000000" w:themeColor="text1"/>
        </w:rPr>
        <w:t xml:space="preserve"> to generate </w:t>
      </w:r>
      <w:r w:rsidR="001D6105" w:rsidRPr="5F7C5B9A">
        <w:rPr>
          <w:rFonts w:ascii="Arial" w:hAnsi="Arial" w:cs="Arial"/>
          <w:color w:val="000000" w:themeColor="text1"/>
        </w:rPr>
        <w:t xml:space="preserve">and test </w:t>
      </w:r>
      <w:r w:rsidR="39B7BC2C" w:rsidRPr="5F7C5B9A">
        <w:rPr>
          <w:rFonts w:ascii="Arial" w:hAnsi="Arial" w:cs="Arial"/>
          <w:color w:val="000000" w:themeColor="text1"/>
        </w:rPr>
        <w:t xml:space="preserve">hypotheses regarding the mechanisms underpinning </w:t>
      </w:r>
      <w:r w:rsidR="000F6074" w:rsidRPr="5F7C5B9A">
        <w:rPr>
          <w:rFonts w:ascii="Arial" w:hAnsi="Arial" w:cs="Arial"/>
          <w:color w:val="000000" w:themeColor="text1"/>
        </w:rPr>
        <w:t xml:space="preserve">young people’s </w:t>
      </w:r>
      <w:r w:rsidR="00AB3EA8" w:rsidRPr="5F7C5B9A">
        <w:rPr>
          <w:rFonts w:ascii="Arial" w:hAnsi="Arial" w:cs="Arial"/>
          <w:color w:val="000000" w:themeColor="text1"/>
        </w:rPr>
        <w:t xml:space="preserve">depression </w:t>
      </w:r>
      <w:r w:rsidR="39B7BC2C" w:rsidRPr="5F7C5B9A">
        <w:rPr>
          <w:rFonts w:ascii="Arial" w:hAnsi="Arial" w:cs="Arial"/>
          <w:color w:val="000000" w:themeColor="text1"/>
        </w:rPr>
        <w:t>in LMIC</w:t>
      </w:r>
      <w:r w:rsidR="005C0AA1" w:rsidRPr="5F7C5B9A">
        <w:rPr>
          <w:rFonts w:ascii="Arial" w:hAnsi="Arial" w:cs="Arial"/>
          <w:color w:val="000000" w:themeColor="text1"/>
        </w:rPr>
        <w:t>s</w:t>
      </w:r>
      <w:r w:rsidR="39B7BC2C" w:rsidRPr="5F7C5B9A">
        <w:rPr>
          <w:rFonts w:ascii="Arial" w:hAnsi="Arial" w:cs="Arial"/>
          <w:color w:val="000000" w:themeColor="text1"/>
        </w:rPr>
        <w:t xml:space="preserve">. </w:t>
      </w:r>
    </w:p>
    <w:p w14:paraId="5B6F4641" w14:textId="77777777" w:rsidR="005C0AA1" w:rsidRPr="00E66272" w:rsidRDefault="005C0AA1" w:rsidP="00E66272">
      <w:pPr>
        <w:spacing w:line="240" w:lineRule="auto"/>
        <w:jc w:val="both"/>
        <w:rPr>
          <w:rFonts w:ascii="Arial" w:hAnsi="Arial" w:cs="Arial"/>
          <w:color w:val="000000" w:themeColor="text1"/>
          <w:lang w:eastAsia="en-GB"/>
        </w:rPr>
      </w:pPr>
    </w:p>
    <w:p w14:paraId="618CA341" w14:textId="7633C80C" w:rsidR="005C0AA1" w:rsidRPr="00E66272" w:rsidRDefault="000F6074" w:rsidP="00E66272">
      <w:pPr>
        <w:spacing w:line="240" w:lineRule="auto"/>
        <w:jc w:val="both"/>
        <w:rPr>
          <w:rFonts w:ascii="Arial" w:hAnsi="Arial" w:cs="Arial"/>
          <w:color w:val="000000" w:themeColor="text1"/>
          <w:lang w:val="en-GB"/>
        </w:rPr>
      </w:pPr>
      <w:r w:rsidRPr="00E66272">
        <w:rPr>
          <w:rFonts w:ascii="Arial" w:hAnsi="Arial" w:cs="Arial" w:hint="cs"/>
          <w:color w:val="000000" w:themeColor="text1"/>
          <w:lang w:eastAsia="en-GB"/>
        </w:rPr>
        <w:t>T</w:t>
      </w:r>
      <w:r w:rsidR="739A10CE" w:rsidRPr="00E66272">
        <w:rPr>
          <w:rFonts w:ascii="Arial" w:hAnsi="Arial" w:cs="Arial" w:hint="cs"/>
          <w:color w:val="000000" w:themeColor="text1"/>
          <w:lang w:eastAsia="en-GB"/>
        </w:rPr>
        <w:t xml:space="preserve">he </w:t>
      </w:r>
      <w:r w:rsidR="00B92F74" w:rsidRPr="00E66272">
        <w:rPr>
          <w:rFonts w:ascii="Arial" w:hAnsi="Arial" w:cs="Arial" w:hint="cs"/>
          <w:color w:val="000000" w:themeColor="text1"/>
        </w:rPr>
        <w:t>CO-LUMINATE longitudinal dataset</w:t>
      </w:r>
      <w:r w:rsidRPr="00E66272">
        <w:rPr>
          <w:rFonts w:ascii="Arial" w:hAnsi="Arial" w:cs="Arial" w:hint="cs"/>
          <w:color w:val="000000" w:themeColor="text1"/>
          <w:lang w:val="en-GB"/>
        </w:rPr>
        <w:t xml:space="preserve"> will </w:t>
      </w:r>
      <w:r w:rsidR="169F0D1E" w:rsidRPr="00E66272">
        <w:rPr>
          <w:rFonts w:ascii="Arial" w:hAnsi="Arial" w:cs="Arial" w:hint="cs"/>
          <w:color w:val="000000" w:themeColor="text1"/>
          <w:lang w:val="en-GB"/>
        </w:rPr>
        <w:t>link</w:t>
      </w:r>
      <w:r w:rsidR="0076134E" w:rsidRPr="00E66272">
        <w:rPr>
          <w:rFonts w:ascii="Arial" w:hAnsi="Arial" w:cs="Arial" w:hint="cs"/>
          <w:color w:val="000000" w:themeColor="text1"/>
          <w:lang w:val="en-GB"/>
        </w:rPr>
        <w:t xml:space="preserve"> existing data</w:t>
      </w:r>
      <w:r w:rsidR="169F0D1E" w:rsidRPr="00E66272">
        <w:rPr>
          <w:rFonts w:ascii="Arial" w:hAnsi="Arial" w:cs="Arial" w:hint="cs"/>
          <w:color w:val="000000" w:themeColor="text1"/>
          <w:lang w:val="en-GB"/>
        </w:rPr>
        <w:t xml:space="preserve"> </w:t>
      </w:r>
      <w:r w:rsidR="0076134E" w:rsidRPr="00E66272">
        <w:rPr>
          <w:rFonts w:ascii="Arial" w:hAnsi="Arial" w:cs="Arial" w:hint="cs"/>
          <w:color w:val="000000" w:themeColor="text1"/>
          <w:lang w:val="en-GB"/>
        </w:rPr>
        <w:t xml:space="preserve">from </w:t>
      </w:r>
      <w:r w:rsidR="29913EB3" w:rsidRPr="00E66272">
        <w:rPr>
          <w:rFonts w:ascii="Arial" w:hAnsi="Arial" w:cs="Arial" w:hint="cs"/>
          <w:color w:val="000000" w:themeColor="text1"/>
          <w:lang w:val="en-GB"/>
        </w:rPr>
        <w:t xml:space="preserve">5279 </w:t>
      </w:r>
      <w:r w:rsidR="6C2A4B9A" w:rsidRPr="00E66272">
        <w:rPr>
          <w:rFonts w:ascii="Arial" w:hAnsi="Arial" w:cs="Arial" w:hint="cs"/>
          <w:color w:val="000000" w:themeColor="text1"/>
          <w:lang w:val="en-GB"/>
        </w:rPr>
        <w:t>young people</w:t>
      </w:r>
      <w:r w:rsidR="29913EB3" w:rsidRPr="00E66272">
        <w:rPr>
          <w:rFonts w:ascii="Arial" w:hAnsi="Arial" w:cs="Arial" w:hint="cs"/>
          <w:color w:val="000000" w:themeColor="text1"/>
          <w:lang w:val="en-GB"/>
        </w:rPr>
        <w:t xml:space="preserve"> aged 13-24</w:t>
      </w:r>
      <w:r w:rsidR="6792791F" w:rsidRPr="00E66272">
        <w:rPr>
          <w:rFonts w:ascii="Arial" w:hAnsi="Arial" w:cs="Arial" w:hint="cs"/>
          <w:color w:val="000000" w:themeColor="text1"/>
          <w:lang w:val="en-GB"/>
        </w:rPr>
        <w:t xml:space="preserve"> years</w:t>
      </w:r>
      <w:r w:rsidR="29913EB3" w:rsidRPr="00E66272">
        <w:rPr>
          <w:rFonts w:ascii="Arial" w:hAnsi="Arial" w:cs="Arial" w:hint="cs"/>
          <w:color w:val="000000" w:themeColor="text1"/>
          <w:lang w:val="en-GB"/>
        </w:rPr>
        <w:t xml:space="preserve"> </w:t>
      </w:r>
      <w:r w:rsidR="4F1A5EA2" w:rsidRPr="00E66272">
        <w:rPr>
          <w:rFonts w:ascii="Arial" w:hAnsi="Arial" w:cs="Arial" w:hint="cs"/>
          <w:color w:val="000000" w:themeColor="text1"/>
          <w:lang w:val="en-GB"/>
        </w:rPr>
        <w:t xml:space="preserve">for whom we have rigorous measures of </w:t>
      </w:r>
      <w:r w:rsidR="00AB3EA8" w:rsidRPr="00E66272">
        <w:rPr>
          <w:rFonts w:ascii="Arial" w:hAnsi="Arial" w:cs="Arial" w:hint="cs"/>
          <w:color w:val="000000" w:themeColor="text1"/>
        </w:rPr>
        <w:t xml:space="preserve">depressed mood </w:t>
      </w:r>
      <w:r w:rsidR="000841EF" w:rsidRPr="00E66272">
        <w:rPr>
          <w:rFonts w:ascii="Arial" w:hAnsi="Arial" w:cs="Arial"/>
          <w:color w:val="000000" w:themeColor="text1"/>
        </w:rPr>
        <w:t xml:space="preserve">at multiple time points </w:t>
      </w:r>
      <w:r w:rsidR="29913EB3" w:rsidRPr="00E66272">
        <w:rPr>
          <w:rFonts w:ascii="Arial" w:hAnsi="Arial" w:cs="Arial" w:hint="cs"/>
          <w:color w:val="000000" w:themeColor="text1"/>
          <w:lang w:val="en-GB"/>
        </w:rPr>
        <w:t xml:space="preserve">from </w:t>
      </w:r>
      <w:r w:rsidR="0076134E" w:rsidRPr="00E66272">
        <w:rPr>
          <w:rFonts w:ascii="Arial" w:hAnsi="Arial" w:cs="Arial" w:hint="cs"/>
          <w:color w:val="000000" w:themeColor="text1"/>
          <w:lang w:val="en-GB"/>
        </w:rPr>
        <w:t xml:space="preserve">AHRI’s </w:t>
      </w:r>
      <w:r w:rsidR="4AB8E14D" w:rsidRPr="00E66272">
        <w:rPr>
          <w:rFonts w:ascii="Arial" w:hAnsi="Arial" w:cs="Arial" w:hint="cs"/>
          <w:color w:val="000000" w:themeColor="text1"/>
          <w:lang w:val="en-GB"/>
        </w:rPr>
        <w:t xml:space="preserve">past </w:t>
      </w:r>
      <w:r w:rsidR="5399CE6C" w:rsidRPr="00E66272">
        <w:rPr>
          <w:rFonts w:ascii="Arial" w:hAnsi="Arial" w:cs="Arial" w:hint="cs"/>
          <w:color w:val="000000" w:themeColor="text1"/>
          <w:lang w:val="en-GB"/>
        </w:rPr>
        <w:t>research</w:t>
      </w:r>
      <w:r w:rsidR="354DC560" w:rsidRPr="00E66272">
        <w:rPr>
          <w:rFonts w:ascii="Arial" w:hAnsi="Arial" w:cs="Arial" w:hint="cs"/>
          <w:color w:val="000000" w:themeColor="text1"/>
          <w:lang w:val="en-GB"/>
        </w:rPr>
        <w:t xml:space="preserve"> studies</w:t>
      </w:r>
      <w:r w:rsidR="606E07A7" w:rsidRPr="00E66272">
        <w:rPr>
          <w:rFonts w:ascii="Arial" w:hAnsi="Arial" w:cs="Arial" w:hint="cs"/>
          <w:color w:val="000000" w:themeColor="text1"/>
          <w:lang w:val="en-GB"/>
        </w:rPr>
        <w:t>,</w:t>
      </w:r>
      <w:r w:rsidR="354DC560" w:rsidRPr="00E66272">
        <w:rPr>
          <w:rFonts w:ascii="Arial" w:hAnsi="Arial" w:cs="Arial" w:hint="cs"/>
          <w:color w:val="000000" w:themeColor="text1"/>
          <w:lang w:val="en-GB"/>
        </w:rPr>
        <w:t xml:space="preserve"> </w:t>
      </w:r>
      <w:r w:rsidR="731F484A" w:rsidRPr="00E66272">
        <w:rPr>
          <w:rFonts w:ascii="Arial" w:hAnsi="Arial" w:cs="Arial" w:hint="cs"/>
          <w:color w:val="000000" w:themeColor="text1"/>
          <w:lang w:val="en-GB"/>
        </w:rPr>
        <w:t>with</w:t>
      </w:r>
      <w:r w:rsidR="1ADA2169" w:rsidRPr="00E66272">
        <w:rPr>
          <w:rFonts w:ascii="Arial" w:hAnsi="Arial" w:cs="Arial" w:hint="cs"/>
          <w:color w:val="000000" w:themeColor="text1"/>
          <w:lang w:val="en-GB"/>
        </w:rPr>
        <w:t xml:space="preserve"> </w:t>
      </w:r>
      <w:r w:rsidR="21155B2C" w:rsidRPr="00E66272">
        <w:rPr>
          <w:rFonts w:ascii="Arial" w:hAnsi="Arial" w:cs="Arial" w:hint="cs"/>
          <w:color w:val="000000" w:themeColor="text1"/>
          <w:lang w:val="en-GB"/>
        </w:rPr>
        <w:t>their</w:t>
      </w:r>
      <w:r w:rsidR="1ADA2169" w:rsidRPr="00E66272">
        <w:rPr>
          <w:rFonts w:ascii="Arial" w:hAnsi="Arial" w:cs="Arial" w:hint="cs"/>
          <w:color w:val="000000" w:themeColor="text1"/>
          <w:lang w:val="en-GB"/>
        </w:rPr>
        <w:t xml:space="preserve"> </w:t>
      </w:r>
      <w:r w:rsidR="04A99897" w:rsidRPr="00E66272">
        <w:rPr>
          <w:rFonts w:ascii="Arial" w:hAnsi="Arial" w:cs="Arial" w:hint="cs"/>
          <w:color w:val="000000" w:themeColor="text1"/>
          <w:lang w:val="en-GB"/>
        </w:rPr>
        <w:t xml:space="preserve">households’ </w:t>
      </w:r>
      <w:r w:rsidR="5190B1C7" w:rsidRPr="00E66272">
        <w:rPr>
          <w:rFonts w:ascii="Arial" w:hAnsi="Arial" w:cs="Arial" w:hint="cs"/>
          <w:color w:val="000000" w:themeColor="text1"/>
          <w:lang w:val="en-GB"/>
        </w:rPr>
        <w:t>HDSS</w:t>
      </w:r>
      <w:r w:rsidR="65839259" w:rsidRPr="00E66272">
        <w:rPr>
          <w:rFonts w:ascii="Arial" w:hAnsi="Arial" w:cs="Arial" w:hint="cs"/>
          <w:color w:val="000000" w:themeColor="text1"/>
          <w:lang w:val="en-GB"/>
        </w:rPr>
        <w:t xml:space="preserve"> data</w:t>
      </w:r>
      <w:r w:rsidR="5190B1C7" w:rsidRPr="00E66272">
        <w:rPr>
          <w:rFonts w:ascii="Arial" w:hAnsi="Arial" w:cs="Arial" w:hint="cs"/>
          <w:color w:val="000000" w:themeColor="text1"/>
          <w:lang w:val="en-GB"/>
        </w:rPr>
        <w:t>.</w:t>
      </w:r>
      <w:r w:rsidR="57AC5E1A" w:rsidRPr="00E66272">
        <w:rPr>
          <w:rFonts w:ascii="Arial" w:hAnsi="Arial" w:cs="Arial" w:hint="cs"/>
          <w:color w:val="000000" w:themeColor="text1"/>
          <w:lang w:val="en-GB"/>
        </w:rPr>
        <w:t xml:space="preserve"> </w:t>
      </w:r>
      <w:r w:rsidR="005C0AA1" w:rsidRPr="00E66272">
        <w:rPr>
          <w:rFonts w:ascii="Arial" w:hAnsi="Arial" w:cs="Arial" w:hint="cs"/>
          <w:color w:val="000000" w:themeColor="text1"/>
          <w:lang w:val="en-GB"/>
        </w:rPr>
        <w:t xml:space="preserve">Through this process, each young person’s </w:t>
      </w:r>
      <w:r w:rsidR="00AB3EA8" w:rsidRPr="00E66272">
        <w:rPr>
          <w:rFonts w:ascii="Arial" w:hAnsi="Arial" w:cs="Arial" w:hint="cs"/>
          <w:color w:val="000000" w:themeColor="text1"/>
        </w:rPr>
        <w:t>depression</w:t>
      </w:r>
      <w:r w:rsidR="00AB3EA8" w:rsidRPr="00E66272">
        <w:rPr>
          <w:rFonts w:ascii="Arial" w:hAnsi="Arial" w:cs="Arial" w:hint="cs"/>
          <w:color w:val="000000" w:themeColor="text1"/>
          <w:lang w:val="en-GB"/>
        </w:rPr>
        <w:t xml:space="preserve"> </w:t>
      </w:r>
      <w:r w:rsidR="005C0AA1" w:rsidRPr="00E66272">
        <w:rPr>
          <w:rFonts w:ascii="Arial" w:hAnsi="Arial" w:cs="Arial" w:hint="cs"/>
          <w:color w:val="000000" w:themeColor="text1"/>
          <w:lang w:val="en-GB"/>
        </w:rPr>
        <w:t xml:space="preserve">data will be linked with </w:t>
      </w:r>
      <w:r w:rsidR="6C5DE019" w:rsidRPr="00E66272">
        <w:rPr>
          <w:rFonts w:ascii="Arial" w:hAnsi="Arial" w:cs="Arial" w:hint="cs"/>
          <w:color w:val="000000" w:themeColor="text1"/>
          <w:lang w:val="en-GB"/>
        </w:rPr>
        <w:t xml:space="preserve">an </w:t>
      </w:r>
      <w:r w:rsidR="2176D41D" w:rsidRPr="00E66272">
        <w:rPr>
          <w:rFonts w:ascii="Arial" w:hAnsi="Arial" w:cs="Arial" w:hint="cs"/>
          <w:color w:val="000000" w:themeColor="text1"/>
          <w:lang w:val="en-GB"/>
        </w:rPr>
        <w:t>extensive longitudinal database</w:t>
      </w:r>
      <w:r w:rsidR="005C0AA1" w:rsidRPr="00E66272">
        <w:rPr>
          <w:rFonts w:ascii="Arial" w:hAnsi="Arial" w:cs="Arial" w:hint="cs"/>
          <w:color w:val="000000" w:themeColor="text1"/>
          <w:lang w:val="en-GB"/>
        </w:rPr>
        <w:t xml:space="preserve"> </w:t>
      </w:r>
      <w:r w:rsidR="0034026C">
        <w:rPr>
          <w:rFonts w:ascii="Arial" w:hAnsi="Arial" w:cs="Arial"/>
          <w:color w:val="000000" w:themeColor="text1"/>
          <w:lang w:val="en-GB"/>
        </w:rPr>
        <w:t>with information regarding</w:t>
      </w:r>
      <w:r w:rsidR="005C0AA1" w:rsidRPr="00E66272">
        <w:rPr>
          <w:rFonts w:ascii="Arial" w:hAnsi="Arial" w:cs="Arial" w:hint="cs"/>
          <w:color w:val="000000" w:themeColor="text1"/>
          <w:lang w:val="en-GB"/>
        </w:rPr>
        <w:t xml:space="preserve"> their household</w:t>
      </w:r>
      <w:r w:rsidRPr="00E66272">
        <w:rPr>
          <w:rFonts w:ascii="Arial" w:hAnsi="Arial" w:cs="Arial" w:hint="cs"/>
          <w:color w:val="000000" w:themeColor="text1"/>
          <w:lang w:val="en-GB"/>
        </w:rPr>
        <w:t xml:space="preserve">’s </w:t>
      </w:r>
      <w:r w:rsidR="001D6105" w:rsidRPr="00E66272">
        <w:rPr>
          <w:rFonts w:ascii="Arial" w:hAnsi="Arial" w:cs="Arial" w:hint="cs"/>
          <w:color w:val="000000" w:themeColor="text1"/>
          <w:lang w:val="en-GB"/>
        </w:rPr>
        <w:t>SES</w:t>
      </w:r>
      <w:r w:rsidRPr="00E66272">
        <w:rPr>
          <w:rFonts w:ascii="Arial" w:hAnsi="Arial" w:cs="Arial" w:hint="cs"/>
          <w:color w:val="000000" w:themeColor="text1"/>
          <w:lang w:val="en-GB"/>
        </w:rPr>
        <w:t xml:space="preserve"> and</w:t>
      </w:r>
      <w:r w:rsidR="005C0AA1" w:rsidRPr="00E66272">
        <w:rPr>
          <w:rFonts w:ascii="Arial" w:hAnsi="Arial" w:cs="Arial" w:hint="cs"/>
          <w:color w:val="000000" w:themeColor="text1"/>
          <w:lang w:val="en-GB"/>
        </w:rPr>
        <w:t xml:space="preserve"> food security</w:t>
      </w:r>
      <w:r w:rsidR="2176D41D" w:rsidRPr="00E66272">
        <w:rPr>
          <w:rFonts w:ascii="Arial" w:hAnsi="Arial" w:cs="Arial" w:hint="cs"/>
          <w:color w:val="000000" w:themeColor="text1"/>
          <w:lang w:val="en-GB"/>
        </w:rPr>
        <w:t>.</w:t>
      </w:r>
      <w:r w:rsidR="392D8C38" w:rsidRPr="00E66272">
        <w:rPr>
          <w:rFonts w:ascii="Arial" w:hAnsi="Arial" w:cs="Arial" w:hint="cs"/>
          <w:color w:val="000000" w:themeColor="text1"/>
          <w:lang w:val="en-GB"/>
        </w:rPr>
        <w:t xml:space="preserve"> </w:t>
      </w:r>
      <w:r w:rsidR="009F3E9D" w:rsidRPr="00E66272">
        <w:rPr>
          <w:rFonts w:ascii="Arial" w:hAnsi="Arial" w:cs="Arial" w:hint="cs"/>
          <w:color w:val="000000" w:themeColor="text1"/>
          <w:lang w:val="en-GB"/>
        </w:rPr>
        <w:t>The HDSS also allows us to link young people to their caregivers, so that we can examine patterns of co-residence between a young person’s caregivers, and between them and their caregivers.</w:t>
      </w:r>
    </w:p>
    <w:p w14:paraId="5B71FF8B" w14:textId="77777777" w:rsidR="005C0AA1" w:rsidRPr="00E66272" w:rsidRDefault="005C0AA1" w:rsidP="00E66272">
      <w:pPr>
        <w:spacing w:line="240" w:lineRule="auto"/>
        <w:jc w:val="both"/>
        <w:rPr>
          <w:rFonts w:ascii="Arial" w:hAnsi="Arial" w:cs="Arial"/>
          <w:color w:val="000000" w:themeColor="text1"/>
          <w:lang w:val="en-GB"/>
        </w:rPr>
      </w:pPr>
    </w:p>
    <w:p w14:paraId="4C680603" w14:textId="1F0687A0" w:rsidR="005C0AA1" w:rsidRDefault="005C0AA1" w:rsidP="00E66272">
      <w:pPr>
        <w:spacing w:line="240" w:lineRule="auto"/>
        <w:jc w:val="both"/>
        <w:rPr>
          <w:rFonts w:ascii="Arial" w:hAnsi="Arial" w:cs="Arial"/>
          <w:color w:val="000000" w:themeColor="text1"/>
          <w:lang w:val="en-GB"/>
        </w:rPr>
      </w:pPr>
      <w:r w:rsidRPr="00E66272">
        <w:rPr>
          <w:rFonts w:ascii="Arial" w:hAnsi="Arial" w:cs="Arial" w:hint="cs"/>
          <w:color w:val="000000" w:themeColor="text1"/>
          <w:lang w:val="en-GB"/>
        </w:rPr>
        <w:t>The novel contribution of this project</w:t>
      </w:r>
      <w:r w:rsidR="00C4016B">
        <w:rPr>
          <w:rFonts w:ascii="Arial" w:hAnsi="Arial" w:cs="Arial"/>
          <w:color w:val="000000" w:themeColor="text1"/>
          <w:lang w:val="en-GB"/>
        </w:rPr>
        <w:t>, and our ability to do this innovative work,</w:t>
      </w:r>
      <w:r w:rsidRPr="00E66272">
        <w:rPr>
          <w:rFonts w:ascii="Arial" w:hAnsi="Arial" w:cs="Arial" w:hint="cs"/>
          <w:color w:val="000000" w:themeColor="text1"/>
          <w:lang w:val="en-GB"/>
        </w:rPr>
        <w:t xml:space="preserve"> </w:t>
      </w:r>
      <w:r w:rsidR="004774C2" w:rsidRPr="00E66272">
        <w:rPr>
          <w:rFonts w:ascii="Arial" w:hAnsi="Arial" w:cs="Arial" w:hint="cs"/>
          <w:color w:val="000000" w:themeColor="text1"/>
          <w:lang w:val="en-GB"/>
        </w:rPr>
        <w:t>arises from three facts</w:t>
      </w:r>
      <w:r w:rsidRPr="00E66272">
        <w:rPr>
          <w:rFonts w:ascii="Arial" w:hAnsi="Arial" w:cs="Arial" w:hint="cs"/>
          <w:color w:val="000000" w:themeColor="text1"/>
          <w:lang w:val="en-GB"/>
        </w:rPr>
        <w:t>:</w:t>
      </w:r>
    </w:p>
    <w:p w14:paraId="578324F8" w14:textId="77777777" w:rsidR="00C4016B" w:rsidRPr="00E66272" w:rsidRDefault="00C4016B" w:rsidP="00E66272">
      <w:pPr>
        <w:spacing w:line="240" w:lineRule="auto"/>
        <w:jc w:val="both"/>
        <w:rPr>
          <w:rFonts w:ascii="Arial" w:hAnsi="Arial" w:cs="Arial"/>
          <w:color w:val="000000" w:themeColor="text1"/>
          <w:lang w:val="en-GB"/>
        </w:rPr>
      </w:pPr>
    </w:p>
    <w:p w14:paraId="54EF2E52" w14:textId="30FC8323" w:rsidR="005C0AA1" w:rsidRPr="00E66272" w:rsidRDefault="0076134E" w:rsidP="00E66272">
      <w:pPr>
        <w:pStyle w:val="ListParagraph"/>
        <w:numPr>
          <w:ilvl w:val="0"/>
          <w:numId w:val="38"/>
        </w:numPr>
        <w:spacing w:line="240" w:lineRule="auto"/>
        <w:jc w:val="both"/>
        <w:rPr>
          <w:rFonts w:ascii="Arial" w:hAnsi="Arial" w:cs="Arial"/>
          <w:color w:val="000000" w:themeColor="text1"/>
          <w:lang w:val="en-GB"/>
        </w:rPr>
      </w:pPr>
      <w:r w:rsidRPr="00E66272">
        <w:rPr>
          <w:rFonts w:ascii="Arial" w:hAnsi="Arial" w:cs="Arial" w:hint="cs"/>
          <w:color w:val="000000" w:themeColor="text1"/>
          <w:lang w:val="en-GB"/>
        </w:rPr>
        <w:t>AHRI’s</w:t>
      </w:r>
      <w:r w:rsidR="392D8C38" w:rsidRPr="00E66272">
        <w:rPr>
          <w:rFonts w:ascii="Arial" w:hAnsi="Arial" w:cs="Arial" w:hint="cs"/>
          <w:color w:val="000000" w:themeColor="text1"/>
          <w:lang w:val="en-GB"/>
        </w:rPr>
        <w:t xml:space="preserve"> HDSS</w:t>
      </w:r>
      <w:r w:rsidR="00C77643" w:rsidRPr="00E66272">
        <w:rPr>
          <w:rFonts w:ascii="Arial" w:hAnsi="Arial" w:cs="Arial" w:hint="cs"/>
          <w:color w:val="000000" w:themeColor="text1"/>
          <w:lang w:val="en-GB"/>
        </w:rPr>
        <w:t xml:space="preserve">, </w:t>
      </w:r>
      <w:r w:rsidR="392D8C38" w:rsidRPr="00E66272">
        <w:rPr>
          <w:rFonts w:ascii="Arial" w:hAnsi="Arial" w:cs="Arial" w:hint="cs"/>
          <w:color w:val="000000" w:themeColor="text1"/>
          <w:lang w:val="en-GB"/>
        </w:rPr>
        <w:t>like most</w:t>
      </w:r>
      <w:r w:rsidR="00C77643" w:rsidRPr="00E66272">
        <w:rPr>
          <w:rFonts w:ascii="Arial" w:hAnsi="Arial" w:cs="Arial" w:hint="cs"/>
          <w:color w:val="000000" w:themeColor="text1"/>
          <w:lang w:val="en-GB"/>
        </w:rPr>
        <w:t xml:space="preserve">, </w:t>
      </w:r>
      <w:r w:rsidR="392D8C38" w:rsidRPr="00E66272">
        <w:rPr>
          <w:rFonts w:ascii="Arial" w:hAnsi="Arial" w:cs="Arial" w:hint="cs"/>
          <w:color w:val="000000" w:themeColor="text1"/>
          <w:lang w:val="en-GB"/>
        </w:rPr>
        <w:t xml:space="preserve">does not include rigorous individual-level measurement of </w:t>
      </w:r>
      <w:r w:rsidR="51403D16" w:rsidRPr="00E66272">
        <w:rPr>
          <w:rFonts w:ascii="Arial" w:hAnsi="Arial" w:cs="Arial" w:hint="cs"/>
          <w:color w:val="000000" w:themeColor="text1"/>
          <w:lang w:val="en-GB"/>
        </w:rPr>
        <w:t>young people's</w:t>
      </w:r>
      <w:r w:rsidR="392D8C38" w:rsidRPr="00E66272">
        <w:rPr>
          <w:rFonts w:ascii="Arial" w:hAnsi="Arial" w:cs="Arial" w:hint="cs"/>
          <w:color w:val="000000" w:themeColor="text1"/>
          <w:lang w:val="en-GB"/>
        </w:rPr>
        <w:t xml:space="preserve"> mental health outcomes</w:t>
      </w:r>
      <w:r w:rsidR="005C0AA1" w:rsidRPr="00E66272">
        <w:rPr>
          <w:rFonts w:ascii="Arial" w:hAnsi="Arial" w:cs="Arial" w:hint="cs"/>
          <w:color w:val="000000" w:themeColor="text1"/>
          <w:lang w:val="en-GB"/>
        </w:rPr>
        <w:t xml:space="preserve">, but offers an incredible opportunity to examine social exposures </w:t>
      </w:r>
      <w:proofErr w:type="gramStart"/>
      <w:r w:rsidR="005C0AA1" w:rsidRPr="00E66272">
        <w:rPr>
          <w:rFonts w:ascii="Arial" w:hAnsi="Arial" w:cs="Arial" w:hint="cs"/>
          <w:color w:val="000000" w:themeColor="text1"/>
          <w:lang w:val="en-GB"/>
        </w:rPr>
        <w:t>longitudinally;</w:t>
      </w:r>
      <w:proofErr w:type="gramEnd"/>
      <w:r w:rsidR="005C0AA1" w:rsidRPr="00E66272">
        <w:rPr>
          <w:rFonts w:ascii="Arial" w:hAnsi="Arial" w:cs="Arial" w:hint="cs"/>
          <w:color w:val="000000" w:themeColor="text1"/>
          <w:lang w:val="en-GB"/>
        </w:rPr>
        <w:t xml:space="preserve"> </w:t>
      </w:r>
    </w:p>
    <w:p w14:paraId="485EC044" w14:textId="6D62ED0F" w:rsidR="004774C2" w:rsidRPr="0034026C" w:rsidRDefault="0034026C" w:rsidP="0034026C">
      <w:pPr>
        <w:pStyle w:val="ListParagraph"/>
        <w:numPr>
          <w:ilvl w:val="0"/>
          <w:numId w:val="38"/>
        </w:numPr>
        <w:spacing w:line="240" w:lineRule="auto"/>
        <w:jc w:val="both"/>
        <w:rPr>
          <w:rFonts w:ascii="Arial" w:hAnsi="Arial" w:cs="Arial"/>
          <w:color w:val="000000" w:themeColor="text1"/>
          <w:lang w:val="en-GB"/>
        </w:rPr>
      </w:pPr>
      <w:r>
        <w:rPr>
          <w:rFonts w:ascii="Arial" w:hAnsi="Arial" w:cs="Arial"/>
          <w:color w:val="000000" w:themeColor="text1"/>
          <w:lang w:val="en-GB"/>
        </w:rPr>
        <w:t>O</w:t>
      </w:r>
      <w:r w:rsidRPr="00E66272">
        <w:rPr>
          <w:rFonts w:ascii="Arial" w:hAnsi="Arial" w:cs="Arial" w:hint="cs"/>
          <w:color w:val="000000" w:themeColor="text1"/>
          <w:lang w:eastAsia="en-GB"/>
        </w:rPr>
        <w:t xml:space="preserve">ver the past decade, AHRI has </w:t>
      </w:r>
      <w:r>
        <w:rPr>
          <w:rFonts w:ascii="Arial" w:hAnsi="Arial" w:cs="Arial"/>
          <w:color w:val="000000" w:themeColor="text1"/>
          <w:lang w:eastAsia="en-GB"/>
        </w:rPr>
        <w:t>conducted cohort studies</w:t>
      </w:r>
      <w:r w:rsidRPr="00E66272">
        <w:rPr>
          <w:rFonts w:ascii="Arial" w:hAnsi="Arial" w:cs="Arial" w:hint="cs"/>
          <w:color w:val="000000" w:themeColor="text1"/>
          <w:lang w:eastAsia="en-GB"/>
        </w:rPr>
        <w:t xml:space="preserve"> among young people which included rigorous measurement of depressed mood (SSQ-14 and PHQ-9) at one or more time points</w:t>
      </w:r>
      <w:r>
        <w:rPr>
          <w:rFonts w:ascii="Arial" w:hAnsi="Arial" w:cs="Arial"/>
          <w:color w:val="000000" w:themeColor="text1"/>
          <w:lang w:val="en-GB"/>
        </w:rPr>
        <w:t xml:space="preserve">, providing a unique data </w:t>
      </w:r>
      <w:proofErr w:type="gramStart"/>
      <w:r>
        <w:rPr>
          <w:rFonts w:ascii="Arial" w:hAnsi="Arial" w:cs="Arial"/>
          <w:color w:val="000000" w:themeColor="text1"/>
          <w:lang w:val="en-GB"/>
        </w:rPr>
        <w:t>resource</w:t>
      </w:r>
      <w:r w:rsidRPr="0034026C">
        <w:rPr>
          <w:rFonts w:ascii="Arial" w:hAnsi="Arial" w:cs="Arial" w:hint="cs"/>
          <w:color w:val="000000" w:themeColor="text1"/>
          <w:lang w:val="en-GB"/>
        </w:rPr>
        <w:t>;</w:t>
      </w:r>
      <w:proofErr w:type="gramEnd"/>
    </w:p>
    <w:p w14:paraId="32CC01AA" w14:textId="5D0F44A5" w:rsidR="004774C2" w:rsidRPr="00E66272" w:rsidRDefault="004774C2" w:rsidP="00E66272">
      <w:pPr>
        <w:pStyle w:val="ListParagraph"/>
        <w:numPr>
          <w:ilvl w:val="0"/>
          <w:numId w:val="38"/>
        </w:numPr>
        <w:spacing w:line="240" w:lineRule="auto"/>
        <w:jc w:val="both"/>
        <w:rPr>
          <w:rFonts w:ascii="Arial" w:hAnsi="Arial" w:cs="Arial"/>
          <w:color w:val="000000" w:themeColor="text1"/>
          <w:lang w:val="en-GB"/>
        </w:rPr>
      </w:pPr>
      <w:r w:rsidRPr="00E66272">
        <w:rPr>
          <w:rFonts w:ascii="Arial" w:hAnsi="Arial" w:cs="Arial" w:hint="cs"/>
          <w:color w:val="000000" w:themeColor="text1"/>
          <w:lang w:val="en-GB"/>
        </w:rPr>
        <w:t xml:space="preserve">by bringing these two types of data together, we will be able to examine – in a sample </w:t>
      </w:r>
      <w:r w:rsidR="00DF4DA7">
        <w:rPr>
          <w:rFonts w:ascii="Arial" w:hAnsi="Arial" w:cs="Arial"/>
          <w:color w:val="000000" w:themeColor="text1"/>
          <w:lang w:val="en-GB"/>
        </w:rPr>
        <w:t xml:space="preserve">of </w:t>
      </w:r>
      <w:r w:rsidR="00DF4DA7" w:rsidRPr="00E66272">
        <w:rPr>
          <w:rFonts w:ascii="Arial" w:hAnsi="Arial" w:cs="Arial" w:hint="cs"/>
          <w:color w:val="000000" w:themeColor="text1"/>
          <w:lang w:val="en-GB"/>
        </w:rPr>
        <w:t>5279</w:t>
      </w:r>
      <w:r w:rsidR="00DF4DA7">
        <w:rPr>
          <w:rFonts w:ascii="Arial" w:hAnsi="Arial" w:cs="Arial"/>
          <w:color w:val="000000" w:themeColor="text1"/>
          <w:lang w:val="en-GB"/>
        </w:rPr>
        <w:t xml:space="preserve"> </w:t>
      </w:r>
      <w:r w:rsidRPr="00E66272">
        <w:rPr>
          <w:rFonts w:ascii="Arial" w:hAnsi="Arial" w:cs="Arial" w:hint="cs"/>
          <w:color w:val="000000" w:themeColor="text1"/>
          <w:lang w:val="en-GB"/>
        </w:rPr>
        <w:t>– patterns of exposure to social determinants and trajectories of young people’s mental health</w:t>
      </w:r>
      <w:r w:rsidR="00BF36EB" w:rsidRPr="00E66272">
        <w:rPr>
          <w:rFonts w:ascii="Arial" w:hAnsi="Arial" w:cs="Arial" w:hint="cs"/>
          <w:color w:val="000000" w:themeColor="text1"/>
          <w:lang w:val="en-GB"/>
        </w:rPr>
        <w:t xml:space="preserve"> (with a focus on </w:t>
      </w:r>
      <w:r w:rsidR="00BF36EB" w:rsidRPr="00E66272">
        <w:rPr>
          <w:rFonts w:ascii="Arial" w:hAnsi="Arial" w:cs="Arial" w:hint="cs"/>
          <w:color w:val="000000" w:themeColor="text1"/>
        </w:rPr>
        <w:t>depression)</w:t>
      </w:r>
      <w:r w:rsidRPr="00E66272">
        <w:rPr>
          <w:rFonts w:ascii="Arial" w:hAnsi="Arial" w:cs="Arial" w:hint="cs"/>
          <w:color w:val="000000" w:themeColor="text1"/>
          <w:lang w:val="en-GB"/>
        </w:rPr>
        <w:t>.</w:t>
      </w:r>
    </w:p>
    <w:p w14:paraId="6737849A" w14:textId="77777777" w:rsidR="004774C2" w:rsidRPr="00E66272" w:rsidRDefault="004774C2" w:rsidP="00E66272">
      <w:pPr>
        <w:spacing w:line="240" w:lineRule="auto"/>
        <w:jc w:val="both"/>
        <w:rPr>
          <w:rFonts w:ascii="Arial" w:hAnsi="Arial" w:cs="Arial"/>
          <w:color w:val="000000" w:themeColor="text1"/>
          <w:lang w:val="en-GB"/>
        </w:rPr>
      </w:pPr>
    </w:p>
    <w:p w14:paraId="78D0313A" w14:textId="17532767" w:rsidR="1D7FA5FD" w:rsidRPr="00E66272" w:rsidRDefault="00C4016B" w:rsidP="00E66272">
      <w:pPr>
        <w:spacing w:line="240" w:lineRule="auto"/>
        <w:jc w:val="both"/>
        <w:rPr>
          <w:rFonts w:ascii="Arial" w:hAnsi="Arial" w:cs="Arial"/>
          <w:color w:val="000000" w:themeColor="text1"/>
          <w:lang w:eastAsia="en-GB"/>
        </w:rPr>
      </w:pPr>
      <w:r>
        <w:rPr>
          <w:rFonts w:ascii="Arial" w:hAnsi="Arial" w:cs="Arial"/>
          <w:color w:val="000000" w:themeColor="text1"/>
          <w:lang w:eastAsia="en-GB"/>
        </w:rPr>
        <w:t>The cohort studi</w:t>
      </w:r>
      <w:r w:rsidR="0D2ABA11" w:rsidRPr="00E66272">
        <w:rPr>
          <w:rFonts w:ascii="Arial" w:hAnsi="Arial" w:cs="Arial" w:hint="cs"/>
          <w:color w:val="000000" w:themeColor="text1"/>
          <w:lang w:eastAsia="en-GB"/>
        </w:rPr>
        <w:t>es</w:t>
      </w:r>
      <w:r>
        <w:rPr>
          <w:rFonts w:ascii="Arial" w:hAnsi="Arial" w:cs="Arial"/>
          <w:color w:val="000000" w:themeColor="text1"/>
          <w:lang w:eastAsia="en-GB"/>
        </w:rPr>
        <w:t xml:space="preserve"> that we propose to use for this project</w:t>
      </w:r>
      <w:r w:rsidR="0D2ABA11" w:rsidRPr="00E66272">
        <w:rPr>
          <w:rFonts w:ascii="Arial" w:hAnsi="Arial" w:cs="Arial" w:hint="cs"/>
          <w:color w:val="000000" w:themeColor="text1"/>
          <w:lang w:eastAsia="en-GB"/>
        </w:rPr>
        <w:t xml:space="preserve"> </w:t>
      </w:r>
      <w:r w:rsidR="00BF36EB" w:rsidRPr="00E66272">
        <w:rPr>
          <w:rFonts w:ascii="Arial" w:hAnsi="Arial" w:cs="Arial" w:hint="cs"/>
          <w:color w:val="000000" w:themeColor="text1"/>
          <w:lang w:eastAsia="en-GB"/>
        </w:rPr>
        <w:t xml:space="preserve">– </w:t>
      </w:r>
      <w:r w:rsidR="00BF36EB" w:rsidRPr="00E66272">
        <w:rPr>
          <w:rFonts w:ascii="Arial" w:hAnsi="Arial" w:cs="Arial" w:hint="cs"/>
          <w:i/>
          <w:iCs/>
          <w:color w:val="000000" w:themeColor="text1"/>
          <w:lang w:eastAsia="en-GB"/>
        </w:rPr>
        <w:t xml:space="preserve">DREAMS, Multilevel, Isisekelo Sempilo, </w:t>
      </w:r>
      <w:r w:rsidR="00BF36EB" w:rsidRPr="00E66272">
        <w:rPr>
          <w:rFonts w:ascii="Arial" w:hAnsi="Arial" w:cs="Arial" w:hint="cs"/>
          <w:color w:val="000000" w:themeColor="text1"/>
          <w:lang w:eastAsia="en-GB"/>
        </w:rPr>
        <w:t xml:space="preserve">and </w:t>
      </w:r>
      <w:r w:rsidR="00BF36EB" w:rsidRPr="00E66272">
        <w:rPr>
          <w:rFonts w:ascii="Arial" w:hAnsi="Arial" w:cs="Arial" w:hint="cs"/>
          <w:i/>
          <w:iCs/>
          <w:color w:val="000000" w:themeColor="text1"/>
          <w:lang w:eastAsia="en-GB"/>
        </w:rPr>
        <w:t>Treatment as Preventio</w:t>
      </w:r>
      <w:r w:rsidR="005614D2" w:rsidRPr="00E66272">
        <w:rPr>
          <w:rFonts w:ascii="Arial" w:hAnsi="Arial" w:cs="Arial" w:hint="cs"/>
          <w:i/>
          <w:iCs/>
          <w:color w:val="000000" w:themeColor="text1"/>
          <w:lang w:eastAsia="en-GB"/>
        </w:rPr>
        <w:t>n</w:t>
      </w:r>
      <w:r w:rsidR="00BF36EB" w:rsidRPr="00E66272">
        <w:rPr>
          <w:rFonts w:ascii="Arial" w:hAnsi="Arial" w:cs="Arial" w:hint="cs"/>
          <w:i/>
          <w:iCs/>
          <w:color w:val="000000" w:themeColor="text1"/>
          <w:lang w:eastAsia="en-GB"/>
        </w:rPr>
        <w:t xml:space="preserve"> – </w:t>
      </w:r>
      <w:r w:rsidR="0D2ABA11" w:rsidRPr="00E66272">
        <w:rPr>
          <w:rFonts w:ascii="Arial" w:hAnsi="Arial" w:cs="Arial" w:hint="cs"/>
          <w:color w:val="000000" w:themeColor="text1"/>
          <w:lang w:eastAsia="en-GB"/>
        </w:rPr>
        <w:t xml:space="preserve">were nested within the HDSS, </w:t>
      </w:r>
      <w:r>
        <w:rPr>
          <w:rFonts w:ascii="Arial" w:hAnsi="Arial" w:cs="Arial"/>
          <w:color w:val="000000" w:themeColor="text1"/>
          <w:lang w:eastAsia="en-GB"/>
        </w:rPr>
        <w:t xml:space="preserve">allowing us to link </w:t>
      </w:r>
      <w:r w:rsidR="6C2A4B9A" w:rsidRPr="00E66272">
        <w:rPr>
          <w:rFonts w:ascii="Arial" w:hAnsi="Arial" w:cs="Arial" w:hint="cs"/>
          <w:color w:val="000000" w:themeColor="text1"/>
          <w:lang w:eastAsia="en-GB"/>
        </w:rPr>
        <w:t>young people</w:t>
      </w:r>
      <w:r>
        <w:rPr>
          <w:rFonts w:ascii="Arial" w:hAnsi="Arial" w:cs="Arial"/>
          <w:color w:val="000000" w:themeColor="text1"/>
          <w:lang w:eastAsia="en-GB"/>
        </w:rPr>
        <w:t>’s</w:t>
      </w:r>
      <w:r w:rsidR="0D2ABA11" w:rsidRPr="00E66272">
        <w:rPr>
          <w:rFonts w:ascii="Arial" w:hAnsi="Arial" w:cs="Arial" w:hint="cs"/>
          <w:color w:val="000000" w:themeColor="text1"/>
          <w:lang w:eastAsia="en-GB"/>
        </w:rPr>
        <w:t xml:space="preserve"> individual-level </w:t>
      </w:r>
      <w:r w:rsidR="00BF36EB" w:rsidRPr="00E66272">
        <w:rPr>
          <w:rFonts w:ascii="Arial" w:hAnsi="Arial" w:cs="Arial" w:hint="cs"/>
          <w:color w:val="000000" w:themeColor="text1"/>
          <w:lang w:eastAsia="en-GB"/>
        </w:rPr>
        <w:t>depression</w:t>
      </w:r>
      <w:r w:rsidR="0D2ABA11" w:rsidRPr="00E66272">
        <w:rPr>
          <w:rFonts w:ascii="Arial" w:hAnsi="Arial" w:cs="Arial" w:hint="cs"/>
          <w:color w:val="000000" w:themeColor="text1"/>
          <w:lang w:eastAsia="en-GB"/>
        </w:rPr>
        <w:t xml:space="preserve"> data </w:t>
      </w:r>
      <w:r>
        <w:rPr>
          <w:rFonts w:ascii="Arial" w:hAnsi="Arial" w:cs="Arial"/>
          <w:color w:val="000000" w:themeColor="text1"/>
          <w:lang w:eastAsia="en-GB"/>
        </w:rPr>
        <w:t>gathered in t</w:t>
      </w:r>
      <w:r w:rsidR="0D2ABA11" w:rsidRPr="00E66272">
        <w:rPr>
          <w:rFonts w:ascii="Arial" w:hAnsi="Arial" w:cs="Arial" w:hint="cs"/>
          <w:color w:val="000000" w:themeColor="text1"/>
          <w:lang w:eastAsia="en-GB"/>
        </w:rPr>
        <w:t xml:space="preserve">hese studies </w:t>
      </w:r>
      <w:r>
        <w:rPr>
          <w:rFonts w:ascii="Arial" w:hAnsi="Arial" w:cs="Arial"/>
          <w:color w:val="000000" w:themeColor="text1"/>
          <w:lang w:eastAsia="en-GB"/>
        </w:rPr>
        <w:t xml:space="preserve">with </w:t>
      </w:r>
      <w:r w:rsidR="0D2ABA11" w:rsidRPr="00E66272">
        <w:rPr>
          <w:rFonts w:ascii="Arial" w:hAnsi="Arial" w:cs="Arial" w:hint="cs"/>
          <w:color w:val="000000" w:themeColor="text1"/>
          <w:lang w:eastAsia="en-GB"/>
        </w:rPr>
        <w:t>the</w:t>
      </w:r>
      <w:r>
        <w:rPr>
          <w:rFonts w:ascii="Arial" w:hAnsi="Arial" w:cs="Arial"/>
          <w:color w:val="000000" w:themeColor="text1"/>
          <w:lang w:eastAsia="en-GB"/>
        </w:rPr>
        <w:t>ir</w:t>
      </w:r>
      <w:r w:rsidR="0D2ABA11" w:rsidRPr="00E66272">
        <w:rPr>
          <w:rFonts w:ascii="Arial" w:hAnsi="Arial" w:cs="Arial" w:hint="cs"/>
          <w:color w:val="000000" w:themeColor="text1"/>
          <w:lang w:eastAsia="en-GB"/>
        </w:rPr>
        <w:t xml:space="preserve"> household’s HDSS data, creating an unprecedented </w:t>
      </w:r>
      <w:r w:rsidR="000F6074" w:rsidRPr="00E66272">
        <w:rPr>
          <w:rFonts w:ascii="Arial" w:hAnsi="Arial" w:cs="Arial" w:hint="cs"/>
          <w:color w:val="000000" w:themeColor="text1"/>
          <w:lang w:eastAsia="en-GB"/>
        </w:rPr>
        <w:t xml:space="preserve">longitudinal </w:t>
      </w:r>
      <w:r w:rsidR="0D2ABA11" w:rsidRPr="00E66272">
        <w:rPr>
          <w:rFonts w:ascii="Arial" w:hAnsi="Arial" w:cs="Arial" w:hint="cs"/>
          <w:color w:val="000000" w:themeColor="text1"/>
          <w:lang w:eastAsia="en-GB"/>
        </w:rPr>
        <w:t>dataset of household s</w:t>
      </w:r>
      <w:r w:rsidR="1BDE7DE8" w:rsidRPr="00E66272">
        <w:rPr>
          <w:rFonts w:ascii="Arial" w:hAnsi="Arial" w:cs="Arial" w:hint="cs"/>
          <w:color w:val="000000" w:themeColor="text1"/>
          <w:lang w:eastAsia="en-GB"/>
        </w:rPr>
        <w:t xml:space="preserve">ocial exposures and </w:t>
      </w:r>
      <w:r w:rsidR="00BF36EB" w:rsidRPr="00E66272">
        <w:rPr>
          <w:rFonts w:ascii="Arial" w:hAnsi="Arial" w:cs="Arial" w:hint="cs"/>
          <w:color w:val="000000" w:themeColor="text1"/>
          <w:lang w:eastAsia="en-GB"/>
        </w:rPr>
        <w:t>depression in young people</w:t>
      </w:r>
      <w:r w:rsidR="1BDE7DE8" w:rsidRPr="00E66272">
        <w:rPr>
          <w:rFonts w:ascii="Arial" w:hAnsi="Arial" w:cs="Arial" w:hint="cs"/>
          <w:color w:val="000000" w:themeColor="text1"/>
          <w:lang w:eastAsia="en-GB"/>
        </w:rPr>
        <w:t>.</w:t>
      </w:r>
      <w:r w:rsidR="520D4852" w:rsidRPr="00E66272">
        <w:rPr>
          <w:rFonts w:ascii="Arial" w:hAnsi="Arial" w:cs="Arial" w:hint="cs"/>
          <w:color w:val="000000" w:themeColor="text1"/>
          <w:lang w:eastAsia="en-GB"/>
        </w:rPr>
        <w:t xml:space="preserve"> </w:t>
      </w:r>
    </w:p>
    <w:p w14:paraId="4BF751B4" w14:textId="4100D2D3" w:rsidR="005F2726" w:rsidRPr="00E66272" w:rsidRDefault="005F2726" w:rsidP="00E66272">
      <w:pPr>
        <w:spacing w:line="240" w:lineRule="auto"/>
        <w:jc w:val="both"/>
        <w:rPr>
          <w:rFonts w:ascii="Arial" w:hAnsi="Arial" w:cs="Arial"/>
          <w:color w:val="000000" w:themeColor="text1"/>
          <w:lang w:eastAsia="en-GB"/>
        </w:rPr>
      </w:pPr>
    </w:p>
    <w:p w14:paraId="6A0639A2" w14:textId="2149E54E" w:rsidR="005F2726" w:rsidRPr="00E66272" w:rsidRDefault="000F6074" w:rsidP="5F7C5B9A">
      <w:pPr>
        <w:spacing w:line="240" w:lineRule="auto"/>
        <w:jc w:val="both"/>
        <w:rPr>
          <w:rFonts w:ascii="Arial" w:hAnsi="Arial" w:cs="Arial"/>
          <w:color w:val="000000" w:themeColor="text1"/>
          <w:lang w:eastAsia="en-GB"/>
        </w:rPr>
      </w:pPr>
      <w:r w:rsidRPr="5F7C5B9A">
        <w:rPr>
          <w:rFonts w:ascii="Arial" w:hAnsi="Arial" w:cs="Arial"/>
          <w:color w:val="000000" w:themeColor="text1"/>
          <w:lang w:eastAsia="en-GB"/>
        </w:rPr>
        <w:t>T</w:t>
      </w:r>
      <w:r w:rsidR="471F44C5" w:rsidRPr="5F7C5B9A">
        <w:rPr>
          <w:rFonts w:ascii="Arial" w:hAnsi="Arial" w:cs="Arial"/>
          <w:color w:val="000000" w:themeColor="text1"/>
          <w:lang w:eastAsia="en-GB"/>
        </w:rPr>
        <w:t xml:space="preserve">he basis for this </w:t>
      </w:r>
      <w:r w:rsidR="0078300A" w:rsidRPr="5F7C5B9A">
        <w:rPr>
          <w:rFonts w:ascii="Arial" w:hAnsi="Arial" w:cs="Arial"/>
          <w:color w:val="000000" w:themeColor="text1"/>
          <w:lang w:eastAsia="en-GB"/>
        </w:rPr>
        <w:t>project</w:t>
      </w:r>
      <w:r w:rsidR="471F44C5" w:rsidRPr="5F7C5B9A">
        <w:rPr>
          <w:rFonts w:ascii="Arial" w:hAnsi="Arial" w:cs="Arial"/>
          <w:color w:val="000000" w:themeColor="text1"/>
          <w:lang w:eastAsia="en-GB"/>
        </w:rPr>
        <w:t xml:space="preserve"> has already begun: i</w:t>
      </w:r>
      <w:r w:rsidR="221184CC" w:rsidRPr="5F7C5B9A">
        <w:rPr>
          <w:rFonts w:ascii="Arial" w:hAnsi="Arial" w:cs="Arial"/>
          <w:color w:val="000000" w:themeColor="text1"/>
          <w:lang w:eastAsia="en-GB"/>
        </w:rPr>
        <w:t xml:space="preserve">n partnership </w:t>
      </w:r>
      <w:r w:rsidR="00616EE6" w:rsidRPr="5F7C5B9A">
        <w:rPr>
          <w:rFonts w:ascii="Arial" w:hAnsi="Arial" w:cs="Arial"/>
          <w:color w:val="000000" w:themeColor="text1"/>
          <w:lang w:eastAsia="en-GB"/>
        </w:rPr>
        <w:t>with</w:t>
      </w:r>
      <w:r w:rsidR="221184CC" w:rsidRPr="5F7C5B9A">
        <w:rPr>
          <w:rFonts w:ascii="Arial" w:hAnsi="Arial" w:cs="Arial"/>
          <w:color w:val="000000" w:themeColor="text1"/>
          <w:lang w:eastAsia="en-GB"/>
        </w:rPr>
        <w:t xml:space="preserve"> Aga Khan University, KEMRI, the University of Michigan Center for Global Health Equity, </w:t>
      </w:r>
      <w:r w:rsidRPr="5F7C5B9A">
        <w:rPr>
          <w:rFonts w:ascii="Arial" w:hAnsi="Arial" w:cs="Arial"/>
          <w:color w:val="000000" w:themeColor="text1"/>
          <w:lang w:eastAsia="en-GB"/>
        </w:rPr>
        <w:t>Co-Applicant NM integrated</w:t>
      </w:r>
      <w:r w:rsidR="221184CC" w:rsidRPr="5F7C5B9A">
        <w:rPr>
          <w:rFonts w:ascii="Arial" w:hAnsi="Arial" w:cs="Arial"/>
          <w:color w:val="000000" w:themeColor="text1"/>
          <w:lang w:eastAsia="en-GB"/>
        </w:rPr>
        <w:t xml:space="preserve"> </w:t>
      </w:r>
      <w:r w:rsidR="740AA956" w:rsidRPr="5F7C5B9A">
        <w:rPr>
          <w:rFonts w:ascii="Arial" w:hAnsi="Arial" w:cs="Arial"/>
          <w:color w:val="000000" w:themeColor="text1"/>
          <w:lang w:eastAsia="en-GB"/>
        </w:rPr>
        <w:t xml:space="preserve">data from </w:t>
      </w:r>
      <w:r w:rsidR="221184CC" w:rsidRPr="5F7C5B9A">
        <w:rPr>
          <w:rFonts w:ascii="Arial" w:hAnsi="Arial" w:cs="Arial"/>
          <w:color w:val="000000" w:themeColor="text1"/>
          <w:lang w:eastAsia="en-GB"/>
        </w:rPr>
        <w:t>th</w:t>
      </w:r>
      <w:r w:rsidR="5967995E" w:rsidRPr="5F7C5B9A">
        <w:rPr>
          <w:rFonts w:ascii="Arial" w:hAnsi="Arial" w:cs="Arial"/>
          <w:color w:val="000000" w:themeColor="text1"/>
          <w:lang w:eastAsia="en-GB"/>
        </w:rPr>
        <w:t>e</w:t>
      </w:r>
      <w:r w:rsidR="51B35E00" w:rsidRPr="5F7C5B9A">
        <w:rPr>
          <w:rFonts w:ascii="Arial" w:hAnsi="Arial" w:cs="Arial"/>
          <w:color w:val="000000" w:themeColor="text1"/>
          <w:lang w:eastAsia="en-GB"/>
        </w:rPr>
        <w:t xml:space="preserve"> nested</w:t>
      </w:r>
      <w:r w:rsidR="01309F33" w:rsidRPr="5F7C5B9A">
        <w:rPr>
          <w:rFonts w:ascii="Arial" w:hAnsi="Arial" w:cs="Arial"/>
          <w:color w:val="000000" w:themeColor="text1"/>
          <w:lang w:eastAsia="en-GB"/>
        </w:rPr>
        <w:t xml:space="preserve"> studies</w:t>
      </w:r>
      <w:r w:rsidR="221184CC" w:rsidRPr="5F7C5B9A">
        <w:rPr>
          <w:rFonts w:ascii="Arial" w:hAnsi="Arial" w:cs="Arial"/>
          <w:color w:val="000000" w:themeColor="text1"/>
          <w:lang w:eastAsia="en-GB"/>
        </w:rPr>
        <w:t xml:space="preserve"> </w:t>
      </w:r>
      <w:r w:rsidR="18BBBC83" w:rsidRPr="5F7C5B9A">
        <w:rPr>
          <w:rFonts w:ascii="Arial" w:hAnsi="Arial" w:cs="Arial"/>
          <w:color w:val="000000" w:themeColor="text1"/>
          <w:lang w:eastAsia="en-GB"/>
        </w:rPr>
        <w:t xml:space="preserve">into a </w:t>
      </w:r>
      <w:r w:rsidR="5EAE8749" w:rsidRPr="5F7C5B9A">
        <w:rPr>
          <w:rFonts w:ascii="Arial" w:hAnsi="Arial" w:cs="Arial"/>
          <w:color w:val="000000" w:themeColor="text1"/>
          <w:lang w:eastAsia="en-GB"/>
        </w:rPr>
        <w:t>harmonised</w:t>
      </w:r>
      <w:r w:rsidR="184B4967" w:rsidRPr="5F7C5B9A">
        <w:rPr>
          <w:rFonts w:ascii="Arial" w:hAnsi="Arial" w:cs="Arial"/>
          <w:color w:val="000000" w:themeColor="text1"/>
          <w:lang w:eastAsia="en-GB"/>
        </w:rPr>
        <w:t xml:space="preserve"> </w:t>
      </w:r>
      <w:r w:rsidR="6EA5E95B" w:rsidRPr="5F7C5B9A">
        <w:rPr>
          <w:rFonts w:ascii="Arial" w:hAnsi="Arial" w:cs="Arial"/>
          <w:color w:val="000000" w:themeColor="text1"/>
          <w:lang w:eastAsia="en-GB"/>
        </w:rPr>
        <w:t xml:space="preserve">individual-level mental health </w:t>
      </w:r>
      <w:r w:rsidR="184B4967" w:rsidRPr="5F7C5B9A">
        <w:rPr>
          <w:rFonts w:ascii="Arial" w:hAnsi="Arial" w:cs="Arial"/>
          <w:color w:val="000000" w:themeColor="text1"/>
          <w:lang w:eastAsia="en-GB"/>
        </w:rPr>
        <w:t xml:space="preserve">dataset </w:t>
      </w:r>
      <w:r w:rsidR="221184CC" w:rsidRPr="5F7C5B9A">
        <w:rPr>
          <w:rFonts w:ascii="Arial" w:hAnsi="Arial" w:cs="Arial"/>
          <w:color w:val="000000" w:themeColor="text1"/>
          <w:lang w:eastAsia="en-GB"/>
        </w:rPr>
        <w:t>for</w:t>
      </w:r>
      <w:r w:rsidR="31F820D7" w:rsidRPr="5F7C5B9A">
        <w:rPr>
          <w:rFonts w:ascii="Arial" w:hAnsi="Arial" w:cs="Arial"/>
          <w:color w:val="000000" w:themeColor="text1"/>
          <w:lang w:eastAsia="en-GB"/>
        </w:rPr>
        <w:t xml:space="preserve"> </w:t>
      </w:r>
      <w:r w:rsidR="221184CC" w:rsidRPr="5F7C5B9A">
        <w:rPr>
          <w:rFonts w:ascii="Arial" w:hAnsi="Arial" w:cs="Arial"/>
          <w:color w:val="000000" w:themeColor="text1"/>
          <w:lang w:eastAsia="en-GB"/>
        </w:rPr>
        <w:t>pooled analys</w:t>
      </w:r>
      <w:r w:rsidR="0076134E" w:rsidRPr="5F7C5B9A">
        <w:rPr>
          <w:rFonts w:ascii="Arial" w:hAnsi="Arial" w:cs="Arial"/>
          <w:color w:val="000000" w:themeColor="text1"/>
          <w:lang w:eastAsia="en-GB"/>
        </w:rPr>
        <w:t>e</w:t>
      </w:r>
      <w:r w:rsidR="221184CC" w:rsidRPr="5F7C5B9A">
        <w:rPr>
          <w:rFonts w:ascii="Arial" w:hAnsi="Arial" w:cs="Arial"/>
          <w:color w:val="000000" w:themeColor="text1"/>
          <w:lang w:eastAsia="en-GB"/>
        </w:rPr>
        <w:t>s</w:t>
      </w:r>
      <w:r w:rsidR="2827F106" w:rsidRPr="5F7C5B9A">
        <w:rPr>
          <w:rFonts w:ascii="Arial" w:hAnsi="Arial" w:cs="Arial"/>
          <w:color w:val="000000" w:themeColor="text1"/>
          <w:lang w:eastAsia="en-GB"/>
        </w:rPr>
        <w:t>.</w:t>
      </w:r>
      <w:r w:rsidR="221184CC" w:rsidRPr="5F7C5B9A">
        <w:rPr>
          <w:rFonts w:ascii="Arial" w:hAnsi="Arial" w:cs="Arial"/>
          <w:color w:val="000000" w:themeColor="text1"/>
          <w:lang w:eastAsia="en-GB"/>
        </w:rPr>
        <w:t> </w:t>
      </w:r>
    </w:p>
    <w:p w14:paraId="09FAB710" w14:textId="4546FFD0" w:rsidR="7DB77ADF" w:rsidRPr="00E66272" w:rsidRDefault="7DB77ADF" w:rsidP="00E66272">
      <w:pPr>
        <w:spacing w:line="240" w:lineRule="auto"/>
        <w:jc w:val="both"/>
        <w:rPr>
          <w:rFonts w:ascii="Arial" w:hAnsi="Arial" w:cs="Arial"/>
          <w:color w:val="000000" w:themeColor="text1"/>
          <w:lang w:eastAsia="en-GB"/>
        </w:rPr>
      </w:pPr>
    </w:p>
    <w:p w14:paraId="03273BD9" w14:textId="70C16CF0" w:rsidR="005F2726" w:rsidRPr="00E66272" w:rsidRDefault="5806B8CD" w:rsidP="00E66272">
      <w:pPr>
        <w:spacing w:line="240" w:lineRule="auto"/>
        <w:jc w:val="both"/>
        <w:rPr>
          <w:rFonts w:ascii="Arial" w:hAnsi="Arial" w:cs="Arial"/>
          <w:color w:val="000000" w:themeColor="text1"/>
          <w:lang w:eastAsia="en-GB"/>
        </w:rPr>
      </w:pPr>
      <w:r w:rsidRPr="00E66272">
        <w:rPr>
          <w:rFonts w:ascii="Arial" w:hAnsi="Arial" w:cs="Arial" w:hint="cs"/>
          <w:color w:val="000000" w:themeColor="text1"/>
          <w:lang w:eastAsia="en-GB"/>
        </w:rPr>
        <w:t>Now, t</w:t>
      </w:r>
      <w:r w:rsidR="005F2726" w:rsidRPr="00E66272">
        <w:rPr>
          <w:rFonts w:ascii="Arial" w:hAnsi="Arial" w:cs="Arial" w:hint="cs"/>
          <w:color w:val="000000" w:themeColor="text1"/>
          <w:lang w:eastAsia="en-GB"/>
        </w:rPr>
        <w:t>he</w:t>
      </w:r>
      <w:r w:rsidR="0078300A" w:rsidRPr="00E66272">
        <w:rPr>
          <w:rFonts w:ascii="Arial" w:hAnsi="Arial" w:cs="Arial" w:hint="cs"/>
          <w:color w:val="000000" w:themeColor="text1"/>
          <w:lang w:eastAsia="en-GB"/>
        </w:rPr>
        <w:t xml:space="preserve"> harmonised individual-level mental health dataset </w:t>
      </w:r>
      <w:r w:rsidR="005F2726" w:rsidRPr="00E66272">
        <w:rPr>
          <w:rFonts w:ascii="Arial" w:hAnsi="Arial" w:cs="Arial" w:hint="cs"/>
          <w:color w:val="000000" w:themeColor="text1"/>
          <w:lang w:eastAsia="en-GB"/>
        </w:rPr>
        <w:t xml:space="preserve">can be linked to the </w:t>
      </w:r>
      <w:r w:rsidR="0076134E" w:rsidRPr="00E66272">
        <w:rPr>
          <w:rFonts w:ascii="Arial" w:hAnsi="Arial" w:cs="Arial" w:hint="cs"/>
          <w:color w:val="000000" w:themeColor="text1"/>
          <w:lang w:eastAsia="en-GB"/>
        </w:rPr>
        <w:t>study participants</w:t>
      </w:r>
      <w:r w:rsidR="23330857" w:rsidRPr="00E66272">
        <w:rPr>
          <w:rFonts w:ascii="Arial" w:hAnsi="Arial" w:cs="Arial" w:hint="cs"/>
          <w:color w:val="000000" w:themeColor="text1"/>
          <w:lang w:eastAsia="en-GB"/>
        </w:rPr>
        <w:t xml:space="preserve">’ household </w:t>
      </w:r>
      <w:r w:rsidR="005F2726" w:rsidRPr="00E66272">
        <w:rPr>
          <w:rFonts w:ascii="Arial" w:hAnsi="Arial" w:cs="Arial" w:hint="cs"/>
          <w:color w:val="000000" w:themeColor="text1"/>
          <w:lang w:eastAsia="en-GB"/>
        </w:rPr>
        <w:t xml:space="preserve">HDSS data, allowing for longitudinal measures of young people’s social </w:t>
      </w:r>
      <w:r w:rsidR="000F6074" w:rsidRPr="00E66272">
        <w:rPr>
          <w:rFonts w:ascii="Arial" w:hAnsi="Arial" w:cs="Arial" w:hint="cs"/>
          <w:color w:val="000000" w:themeColor="text1"/>
          <w:lang w:eastAsia="en-GB"/>
        </w:rPr>
        <w:t xml:space="preserve">and environmental </w:t>
      </w:r>
      <w:r w:rsidR="005F2726" w:rsidRPr="00E66272">
        <w:rPr>
          <w:rFonts w:ascii="Arial" w:hAnsi="Arial" w:cs="Arial" w:hint="cs"/>
          <w:color w:val="000000" w:themeColor="text1"/>
          <w:lang w:eastAsia="en-GB"/>
        </w:rPr>
        <w:t xml:space="preserve">exposures </w:t>
      </w:r>
      <w:r w:rsidR="721EC7FE" w:rsidRPr="00E66272">
        <w:rPr>
          <w:rFonts w:ascii="Arial" w:hAnsi="Arial" w:cs="Arial" w:hint="cs"/>
          <w:color w:val="000000" w:themeColor="text1"/>
          <w:lang w:eastAsia="en-GB"/>
        </w:rPr>
        <w:t>at the household level</w:t>
      </w:r>
      <w:r w:rsidR="38AAC6B0" w:rsidRPr="00E66272">
        <w:rPr>
          <w:rFonts w:ascii="Arial" w:hAnsi="Arial" w:cs="Arial" w:hint="cs"/>
          <w:color w:val="000000" w:themeColor="text1"/>
          <w:lang w:eastAsia="en-GB"/>
        </w:rPr>
        <w:t xml:space="preserve"> </w:t>
      </w:r>
      <w:r w:rsidR="005F2726" w:rsidRPr="00E66272">
        <w:rPr>
          <w:rFonts w:ascii="Arial" w:hAnsi="Arial" w:cs="Arial" w:hint="cs"/>
          <w:color w:val="000000" w:themeColor="text1"/>
          <w:lang w:eastAsia="en-GB"/>
        </w:rPr>
        <w:t xml:space="preserve">to be explored in relation to their </w:t>
      </w:r>
      <w:r w:rsidR="00BF36EB" w:rsidRPr="00E66272">
        <w:rPr>
          <w:rFonts w:ascii="Arial" w:hAnsi="Arial" w:cs="Arial" w:hint="cs"/>
          <w:color w:val="000000" w:themeColor="text1"/>
          <w:lang w:eastAsia="en-GB"/>
        </w:rPr>
        <w:t>depression symptoms</w:t>
      </w:r>
      <w:r w:rsidR="4BAD679B" w:rsidRPr="00E66272">
        <w:rPr>
          <w:rFonts w:ascii="Arial" w:hAnsi="Arial" w:cs="Arial" w:hint="cs"/>
          <w:color w:val="000000" w:themeColor="text1"/>
          <w:lang w:eastAsia="en-GB"/>
        </w:rPr>
        <w:t>.</w:t>
      </w:r>
    </w:p>
    <w:p w14:paraId="1A5A2CED" w14:textId="5CF8D9B5" w:rsidR="005F2726" w:rsidRPr="00E66272" w:rsidRDefault="005F2726" w:rsidP="00E66272">
      <w:pPr>
        <w:spacing w:line="240" w:lineRule="auto"/>
        <w:jc w:val="both"/>
        <w:rPr>
          <w:rFonts w:ascii="Arial" w:hAnsi="Arial" w:cs="Arial"/>
          <w:color w:val="000000" w:themeColor="text1"/>
          <w:lang w:eastAsia="en-GB"/>
        </w:rPr>
      </w:pPr>
    </w:p>
    <w:p w14:paraId="243915CA" w14:textId="29338DB9" w:rsidR="70A23AEA" w:rsidRPr="00E66272" w:rsidRDefault="70633A1A" w:rsidP="00E66272">
      <w:pPr>
        <w:spacing w:line="240" w:lineRule="auto"/>
        <w:jc w:val="both"/>
        <w:rPr>
          <w:rFonts w:ascii="Arial" w:eastAsia="Arial" w:hAnsi="Arial" w:cs="Arial"/>
          <w:color w:val="000000" w:themeColor="text1"/>
        </w:rPr>
      </w:pPr>
      <w:r w:rsidRPr="00E66272">
        <w:rPr>
          <w:rFonts w:ascii="Arial" w:hAnsi="Arial" w:cs="Arial" w:hint="cs"/>
          <w:color w:val="000000" w:themeColor="text1"/>
          <w:lang w:eastAsia="en-GB"/>
        </w:rPr>
        <w:t>This</w:t>
      </w:r>
      <w:r w:rsidR="2FF494A5" w:rsidRPr="00E66272">
        <w:rPr>
          <w:rFonts w:ascii="Arial" w:hAnsi="Arial" w:cs="Arial" w:hint="cs"/>
          <w:color w:val="000000" w:themeColor="text1"/>
          <w:lang w:eastAsia="en-GB"/>
        </w:rPr>
        <w:t xml:space="preserve"> opportunity </w:t>
      </w:r>
      <w:r w:rsidR="0002646E" w:rsidRPr="00E66272">
        <w:rPr>
          <w:rFonts w:ascii="Arial" w:hAnsi="Arial" w:cs="Arial" w:hint="cs"/>
          <w:color w:val="000000" w:themeColor="text1"/>
          <w:lang w:eastAsia="en-GB"/>
        </w:rPr>
        <w:t>will allow us to achieve our</w:t>
      </w:r>
      <w:r w:rsidR="0077446E" w:rsidRPr="00E66272">
        <w:rPr>
          <w:rFonts w:ascii="Arial" w:hAnsi="Arial" w:cs="Arial" w:hint="cs"/>
          <w:color w:val="000000" w:themeColor="text1"/>
          <w:lang w:eastAsia="en-GB"/>
        </w:rPr>
        <w:t xml:space="preserve"> aim</w:t>
      </w:r>
      <w:r w:rsidR="000F6074" w:rsidRPr="00E66272">
        <w:rPr>
          <w:rFonts w:ascii="Arial" w:hAnsi="Arial" w:cs="Arial" w:hint="cs"/>
          <w:color w:val="000000" w:themeColor="text1"/>
          <w:lang w:eastAsia="en-GB"/>
        </w:rPr>
        <w:t xml:space="preserve"> </w:t>
      </w:r>
      <w:r w:rsidR="0077446E" w:rsidRPr="00E66272">
        <w:rPr>
          <w:rFonts w:ascii="Arial" w:hAnsi="Arial" w:cs="Arial" w:hint="cs"/>
          <w:color w:val="000000" w:themeColor="text1"/>
          <w:lang w:eastAsia="en-GB"/>
        </w:rPr>
        <w:t>to</w:t>
      </w:r>
      <w:r w:rsidR="00CB215E" w:rsidRPr="00E66272">
        <w:rPr>
          <w:rFonts w:ascii="Arial" w:hAnsi="Arial" w:cs="Arial" w:hint="cs"/>
          <w:color w:val="000000" w:themeColor="text1"/>
          <w:lang w:eastAsia="en-GB"/>
        </w:rPr>
        <w:t xml:space="preserve"> advance</w:t>
      </w:r>
      <w:r w:rsidR="0002646E" w:rsidRPr="00E66272">
        <w:rPr>
          <w:rFonts w:ascii="Arial" w:hAnsi="Arial" w:cs="Arial" w:hint="cs"/>
          <w:color w:val="000000" w:themeColor="text1"/>
          <w:lang w:eastAsia="en-GB"/>
        </w:rPr>
        <w:t xml:space="preserve"> u</w:t>
      </w:r>
      <w:r w:rsidR="00CB215E" w:rsidRPr="00E66272">
        <w:rPr>
          <w:rFonts w:ascii="Arial" w:hAnsi="Arial" w:cs="Arial" w:hint="cs"/>
          <w:color w:val="000000" w:themeColor="text1"/>
          <w:lang w:eastAsia="en-GB"/>
        </w:rPr>
        <w:t xml:space="preserve">nderstanding of the </w:t>
      </w:r>
      <w:r w:rsidR="00CB215E" w:rsidRPr="00E66272">
        <w:rPr>
          <w:rFonts w:ascii="Arial" w:hAnsi="Arial" w:cs="Arial" w:hint="cs"/>
          <w:color w:val="000000" w:themeColor="text1"/>
          <w:lang w:val="en-GB"/>
        </w:rPr>
        <w:t xml:space="preserve">longitudinal relationships between social </w:t>
      </w:r>
      <w:r w:rsidR="000F6074" w:rsidRPr="00E66272">
        <w:rPr>
          <w:rFonts w:ascii="Arial" w:hAnsi="Arial" w:cs="Arial" w:hint="cs"/>
          <w:color w:val="000000" w:themeColor="text1"/>
          <w:lang w:val="en-GB"/>
        </w:rPr>
        <w:t xml:space="preserve">and environmental </w:t>
      </w:r>
      <w:r w:rsidR="00CB215E" w:rsidRPr="00E66272">
        <w:rPr>
          <w:rFonts w:ascii="Arial" w:hAnsi="Arial" w:cs="Arial" w:hint="cs"/>
          <w:color w:val="000000" w:themeColor="text1"/>
          <w:lang w:val="en-GB"/>
        </w:rPr>
        <w:t xml:space="preserve">exposures and </w:t>
      </w:r>
      <w:r w:rsidR="00BF36EB" w:rsidRPr="00E66272">
        <w:rPr>
          <w:rFonts w:ascii="Arial" w:hAnsi="Arial" w:cs="Arial" w:hint="cs"/>
          <w:color w:val="000000" w:themeColor="text1"/>
          <w:lang w:val="en-GB"/>
        </w:rPr>
        <w:t xml:space="preserve">depression in </w:t>
      </w:r>
      <w:r w:rsidR="00CB215E" w:rsidRPr="00E66272">
        <w:rPr>
          <w:rFonts w:ascii="Arial" w:hAnsi="Arial" w:cs="Arial" w:hint="cs"/>
          <w:color w:val="000000" w:themeColor="text1"/>
          <w:lang w:val="en-GB"/>
        </w:rPr>
        <w:t xml:space="preserve">young </w:t>
      </w:r>
      <w:r w:rsidR="00BF36EB" w:rsidRPr="00E66272">
        <w:rPr>
          <w:rFonts w:ascii="Arial" w:hAnsi="Arial" w:cs="Arial" w:hint="cs"/>
          <w:color w:val="000000" w:themeColor="text1"/>
          <w:lang w:val="en-GB"/>
        </w:rPr>
        <w:t>people</w:t>
      </w:r>
      <w:r w:rsidR="00CB215E" w:rsidRPr="00E66272">
        <w:rPr>
          <w:rFonts w:ascii="Arial" w:hAnsi="Arial" w:cs="Arial" w:hint="cs"/>
          <w:color w:val="000000" w:themeColor="text1"/>
          <w:lang w:val="en-GB"/>
        </w:rPr>
        <w:t xml:space="preserve"> in under-resourced settings</w:t>
      </w:r>
      <w:r w:rsidR="000F6074" w:rsidRPr="00E66272">
        <w:rPr>
          <w:rFonts w:ascii="Arial" w:eastAsia="Arial" w:hAnsi="Arial" w:cs="Arial" w:hint="cs"/>
          <w:color w:val="000000" w:themeColor="text1"/>
        </w:rPr>
        <w:t xml:space="preserve">. </w:t>
      </w:r>
    </w:p>
    <w:p w14:paraId="10FC30B0" w14:textId="4A02AFE0" w:rsidR="737F185B" w:rsidRPr="00E66272" w:rsidRDefault="737F185B" w:rsidP="00E66272">
      <w:pPr>
        <w:spacing w:line="240" w:lineRule="auto"/>
        <w:jc w:val="both"/>
        <w:rPr>
          <w:rFonts w:ascii="Arial" w:hAnsi="Arial" w:cs="Arial"/>
          <w:color w:val="000000" w:themeColor="text1"/>
          <w:lang w:eastAsia="en-GB"/>
        </w:rPr>
      </w:pPr>
    </w:p>
    <w:p w14:paraId="3ED03CDC" w14:textId="5B7DF25B" w:rsidR="0092426E" w:rsidRPr="00E66272" w:rsidRDefault="00AF015B" w:rsidP="00E66272">
      <w:pPr>
        <w:pBdr>
          <w:top w:val="nil"/>
          <w:left w:val="nil"/>
          <w:bottom w:val="nil"/>
          <w:right w:val="nil"/>
          <w:between w:val="nil"/>
        </w:pBdr>
        <w:jc w:val="both"/>
        <w:rPr>
          <w:rFonts w:ascii="Arial" w:hAnsi="Arial" w:cs="Arial"/>
          <w:b/>
          <w:bCs/>
          <w:color w:val="000000" w:themeColor="text1"/>
        </w:rPr>
      </w:pPr>
      <w:r w:rsidRPr="00E66272">
        <w:rPr>
          <w:rFonts w:ascii="Arial" w:hAnsi="Arial" w:cs="Arial" w:hint="cs"/>
          <w:b/>
          <w:bCs/>
          <w:color w:val="000000" w:themeColor="text1"/>
          <w:lang w:val="en-GB"/>
        </w:rPr>
        <w:t xml:space="preserve">4.2 </w:t>
      </w:r>
      <w:r w:rsidRPr="00E66272">
        <w:rPr>
          <w:rFonts w:ascii="Arial" w:hAnsi="Arial" w:cs="Arial" w:hint="cs"/>
          <w:b/>
          <w:bCs/>
          <w:color w:val="000000" w:themeColor="text1"/>
        </w:rPr>
        <w:t xml:space="preserve">Significance of the </w:t>
      </w:r>
      <w:r w:rsidR="00A6180E" w:rsidRPr="00E66272">
        <w:rPr>
          <w:rFonts w:ascii="Arial" w:hAnsi="Arial" w:cs="Arial" w:hint="cs"/>
          <w:b/>
          <w:bCs/>
          <w:color w:val="000000" w:themeColor="text1"/>
        </w:rPr>
        <w:t>P</w:t>
      </w:r>
      <w:r w:rsidRPr="00E66272">
        <w:rPr>
          <w:rFonts w:ascii="Arial" w:hAnsi="Arial" w:cs="Arial" w:hint="cs"/>
          <w:b/>
          <w:bCs/>
          <w:color w:val="000000" w:themeColor="text1"/>
        </w:rPr>
        <w:t xml:space="preserve">roject: </w:t>
      </w:r>
      <w:r w:rsidR="00A6180E" w:rsidRPr="00E66272">
        <w:rPr>
          <w:rFonts w:ascii="Arial" w:hAnsi="Arial" w:cs="Arial" w:hint="cs"/>
          <w:b/>
          <w:bCs/>
          <w:color w:val="000000" w:themeColor="text1"/>
          <w:lang w:val="en-GB"/>
        </w:rPr>
        <w:t>P</w:t>
      </w:r>
      <w:r w:rsidRPr="00E66272">
        <w:rPr>
          <w:rFonts w:ascii="Arial" w:hAnsi="Arial" w:cs="Arial" w:hint="cs"/>
          <w:b/>
          <w:bCs/>
          <w:color w:val="000000" w:themeColor="text1"/>
        </w:rPr>
        <w:t xml:space="preserve">urpose and </w:t>
      </w:r>
      <w:r w:rsidR="00A6180E" w:rsidRPr="00E66272">
        <w:rPr>
          <w:rFonts w:ascii="Arial" w:hAnsi="Arial" w:cs="Arial" w:hint="cs"/>
          <w:b/>
          <w:bCs/>
          <w:color w:val="000000" w:themeColor="text1"/>
          <w:lang w:val="en-GB"/>
        </w:rPr>
        <w:t>A</w:t>
      </w:r>
      <w:r w:rsidRPr="00E66272">
        <w:rPr>
          <w:rFonts w:ascii="Arial" w:hAnsi="Arial" w:cs="Arial" w:hint="cs"/>
          <w:b/>
          <w:bCs/>
          <w:color w:val="000000" w:themeColor="text1"/>
        </w:rPr>
        <w:t xml:space="preserve">nticipated </w:t>
      </w:r>
      <w:r w:rsidR="00A6180E" w:rsidRPr="00E66272">
        <w:rPr>
          <w:rFonts w:ascii="Arial" w:hAnsi="Arial" w:cs="Arial" w:hint="cs"/>
          <w:b/>
          <w:bCs/>
          <w:color w:val="000000" w:themeColor="text1"/>
          <w:lang w:val="en-GB"/>
        </w:rPr>
        <w:t>R</w:t>
      </w:r>
      <w:r w:rsidRPr="00E66272">
        <w:rPr>
          <w:rFonts w:ascii="Arial" w:hAnsi="Arial" w:cs="Arial" w:hint="cs"/>
          <w:b/>
          <w:bCs/>
          <w:color w:val="000000" w:themeColor="text1"/>
        </w:rPr>
        <w:t>e</w:t>
      </w:r>
      <w:r w:rsidRPr="00E66272">
        <w:rPr>
          <w:rFonts w:ascii="Arial" w:hAnsi="Arial" w:cs="Arial" w:hint="cs"/>
          <w:b/>
          <w:bCs/>
          <w:color w:val="000000" w:themeColor="text1"/>
          <w:lang w:val="en-GB"/>
        </w:rPr>
        <w:t>s</w:t>
      </w:r>
      <w:r w:rsidRPr="00E66272">
        <w:rPr>
          <w:rFonts w:ascii="Arial" w:hAnsi="Arial" w:cs="Arial" w:hint="cs"/>
          <w:b/>
          <w:bCs/>
          <w:color w:val="000000" w:themeColor="text1"/>
        </w:rPr>
        <w:t>ults </w:t>
      </w:r>
      <w:r w:rsidR="0092426E" w:rsidRPr="00E66272">
        <w:rPr>
          <w:rFonts w:ascii="Arial" w:hAnsi="Arial" w:cs="Arial" w:hint="cs"/>
          <w:color w:val="000000" w:themeColor="text1"/>
        </w:rPr>
        <w:tab/>
      </w:r>
      <w:r w:rsidR="0092426E" w:rsidRPr="00E66272">
        <w:rPr>
          <w:rFonts w:ascii="Arial" w:hAnsi="Arial" w:cs="Arial" w:hint="cs"/>
          <w:color w:val="000000" w:themeColor="text1"/>
        </w:rPr>
        <w:tab/>
      </w:r>
    </w:p>
    <w:p w14:paraId="43B8DE0C" w14:textId="77777777" w:rsidR="0092426E" w:rsidRPr="00E66272" w:rsidRDefault="0092426E" w:rsidP="00E66272">
      <w:pPr>
        <w:spacing w:line="240" w:lineRule="auto"/>
        <w:jc w:val="both"/>
        <w:rPr>
          <w:rFonts w:ascii="Arial" w:hAnsi="Arial" w:cs="Arial"/>
          <w:color w:val="000000" w:themeColor="text1"/>
          <w:lang w:val="en-GB"/>
        </w:rPr>
      </w:pPr>
      <w:r w:rsidRPr="00E66272">
        <w:rPr>
          <w:rFonts w:ascii="Arial" w:hAnsi="Arial" w:cs="Arial" w:hint="cs"/>
          <w:color w:val="000000" w:themeColor="text1"/>
          <w:lang w:val="en-GB"/>
        </w:rPr>
        <w:lastRenderedPageBreak/>
        <w:t>In service of this aim, the following objectives and research questions will guide this work:</w:t>
      </w:r>
    </w:p>
    <w:p w14:paraId="262B5D95" w14:textId="77777777" w:rsidR="0092426E" w:rsidRPr="00E66272" w:rsidRDefault="0092426E" w:rsidP="00E66272">
      <w:pPr>
        <w:spacing w:line="240" w:lineRule="auto"/>
        <w:jc w:val="both"/>
        <w:rPr>
          <w:rFonts w:ascii="Arial" w:hAnsi="Arial" w:cs="Arial"/>
          <w:color w:val="000000" w:themeColor="text1"/>
          <w:lang w:val="en-GB"/>
        </w:rPr>
      </w:pPr>
    </w:p>
    <w:p w14:paraId="68B1F432" w14:textId="2DC96740" w:rsidR="0092426E" w:rsidRPr="00E66272" w:rsidRDefault="0092426E" w:rsidP="00E66272">
      <w:pPr>
        <w:spacing w:line="240" w:lineRule="auto"/>
        <w:jc w:val="both"/>
        <w:rPr>
          <w:rFonts w:ascii="Arial" w:hAnsi="Arial" w:cs="Arial"/>
          <w:color w:val="000000" w:themeColor="text1"/>
          <w:lang w:val="en-GB"/>
        </w:rPr>
      </w:pPr>
      <w:r w:rsidRPr="00E66272">
        <w:rPr>
          <w:rFonts w:ascii="Arial" w:hAnsi="Arial" w:cs="Arial" w:hint="cs"/>
          <w:color w:val="000000" w:themeColor="text1"/>
          <w:lang w:val="en-GB"/>
        </w:rPr>
        <w:t>Objective 1:</w:t>
      </w:r>
      <w:r w:rsidR="00AB6D33" w:rsidRPr="00E66272">
        <w:rPr>
          <w:rFonts w:ascii="Arial" w:hAnsi="Arial" w:cs="Arial" w:hint="cs"/>
          <w:color w:val="000000" w:themeColor="text1"/>
          <w:lang w:val="en-GB"/>
        </w:rPr>
        <w:t xml:space="preserve"> </w:t>
      </w:r>
      <w:r w:rsidR="001611E6" w:rsidRPr="00E66272">
        <w:rPr>
          <w:rFonts w:ascii="Arial" w:hAnsi="Arial" w:cs="Arial" w:hint="cs"/>
          <w:color w:val="000000" w:themeColor="text1"/>
        </w:rPr>
        <w:t>T</w:t>
      </w:r>
      <w:r w:rsidR="00AB6D33" w:rsidRPr="00E66272">
        <w:rPr>
          <w:rFonts w:ascii="Arial" w:hAnsi="Arial" w:cs="Arial" w:hint="cs"/>
          <w:color w:val="000000" w:themeColor="text1"/>
        </w:rPr>
        <w:t xml:space="preserve">o describe </w:t>
      </w:r>
      <w:r w:rsidR="00FE4ACF" w:rsidRPr="00E66272">
        <w:rPr>
          <w:rFonts w:ascii="Arial" w:hAnsi="Arial" w:cs="Arial" w:hint="cs"/>
          <w:color w:val="000000" w:themeColor="text1"/>
        </w:rPr>
        <w:t xml:space="preserve">patterns </w:t>
      </w:r>
      <w:r w:rsidR="00C4016B">
        <w:rPr>
          <w:rFonts w:ascii="Arial" w:hAnsi="Arial" w:cs="Arial"/>
          <w:color w:val="000000" w:themeColor="text1"/>
        </w:rPr>
        <w:t>in</w:t>
      </w:r>
      <w:r w:rsidR="00FE4ACF" w:rsidRPr="00E66272">
        <w:rPr>
          <w:rFonts w:ascii="Arial" w:hAnsi="Arial" w:cs="Arial" w:hint="cs"/>
          <w:color w:val="000000" w:themeColor="text1"/>
        </w:rPr>
        <w:t xml:space="preserve"> </w:t>
      </w:r>
      <w:r w:rsidR="00AB6D33" w:rsidRPr="00E66272">
        <w:rPr>
          <w:rFonts w:ascii="Arial" w:hAnsi="Arial" w:cs="Arial" w:hint="cs"/>
          <w:color w:val="000000" w:themeColor="text1"/>
        </w:rPr>
        <w:t xml:space="preserve">CO-LUMINATE young people’s exposure to social determinants of interest (low </w:t>
      </w:r>
      <w:r w:rsidR="001D6105" w:rsidRPr="00E66272">
        <w:rPr>
          <w:rFonts w:ascii="Arial" w:hAnsi="Arial" w:cs="Arial" w:hint="cs"/>
          <w:color w:val="000000" w:themeColor="text1"/>
        </w:rPr>
        <w:t>SES</w:t>
      </w:r>
      <w:r w:rsidR="00AB6D33" w:rsidRPr="00E66272">
        <w:rPr>
          <w:rFonts w:ascii="Arial" w:hAnsi="Arial" w:cs="Arial" w:hint="cs"/>
          <w:color w:val="000000" w:themeColor="text1"/>
        </w:rPr>
        <w:t xml:space="preserve">, food insecurity, and </w:t>
      </w:r>
      <w:r w:rsidR="00DF0017">
        <w:rPr>
          <w:rFonts w:ascii="Arial" w:hAnsi="Arial" w:cs="Arial"/>
          <w:color w:val="000000" w:themeColor="text1"/>
        </w:rPr>
        <w:t>caregiver</w:t>
      </w:r>
      <w:r w:rsidR="00AB6D33" w:rsidRPr="00E66272">
        <w:rPr>
          <w:rFonts w:ascii="Arial" w:hAnsi="Arial" w:cs="Arial" w:hint="cs"/>
          <w:color w:val="000000" w:themeColor="text1"/>
        </w:rPr>
        <w:t xml:space="preserve"> co-residency).</w:t>
      </w:r>
    </w:p>
    <w:p w14:paraId="0DF1FE8E" w14:textId="70265F6D" w:rsidR="0092426E" w:rsidRPr="00E66272" w:rsidRDefault="0092426E" w:rsidP="00E66272">
      <w:pPr>
        <w:spacing w:line="240" w:lineRule="auto"/>
        <w:ind w:left="720"/>
        <w:jc w:val="both"/>
        <w:rPr>
          <w:rFonts w:ascii="Arial" w:hAnsi="Arial" w:cs="Arial"/>
          <w:color w:val="000000" w:themeColor="text1"/>
          <w:lang w:val="en-GB"/>
        </w:rPr>
      </w:pPr>
      <w:r w:rsidRPr="00E66272">
        <w:rPr>
          <w:rFonts w:ascii="Arial" w:hAnsi="Arial" w:cs="Arial" w:hint="cs"/>
          <w:color w:val="000000" w:themeColor="text1"/>
          <w:u w:val="single"/>
          <w:lang w:val="en-GB"/>
        </w:rPr>
        <w:t>Research question 1.1</w:t>
      </w:r>
      <w:r w:rsidR="001611E6" w:rsidRPr="00E66272">
        <w:rPr>
          <w:rFonts w:ascii="Arial" w:hAnsi="Arial" w:cs="Arial" w:hint="cs"/>
          <w:color w:val="000000" w:themeColor="text1"/>
          <w:lang w:val="en-GB"/>
        </w:rPr>
        <w:t xml:space="preserve"> </w:t>
      </w:r>
      <w:r w:rsidR="0079449A" w:rsidRPr="00E66272">
        <w:rPr>
          <w:rFonts w:ascii="Arial" w:hAnsi="Arial" w:cs="Arial" w:hint="cs"/>
          <w:color w:val="000000" w:themeColor="text1"/>
          <w:lang w:val="en-GB"/>
        </w:rPr>
        <w:t xml:space="preserve">What </w:t>
      </w:r>
      <w:r w:rsidR="00A82A21" w:rsidRPr="00E66272">
        <w:rPr>
          <w:rFonts w:ascii="Arial" w:hAnsi="Arial" w:cs="Arial" w:hint="cs"/>
          <w:color w:val="000000" w:themeColor="text1"/>
          <w:lang w:val="en-GB"/>
        </w:rPr>
        <w:t xml:space="preserve">is the prevalence </w:t>
      </w:r>
      <w:r w:rsidR="00A82A21" w:rsidRPr="00E66272">
        <w:rPr>
          <w:rFonts w:ascii="Arial" w:hAnsi="Arial" w:cs="Arial" w:hint="cs"/>
          <w:color w:val="000000" w:themeColor="text1"/>
        </w:rPr>
        <w:t>o</w:t>
      </w:r>
      <w:r w:rsidR="008B57F3" w:rsidRPr="00E66272">
        <w:rPr>
          <w:rFonts w:ascii="Arial" w:hAnsi="Arial" w:cs="Arial" w:hint="cs"/>
          <w:color w:val="000000" w:themeColor="text1"/>
        </w:rPr>
        <w:t>f lo</w:t>
      </w:r>
      <w:commentRangeStart w:id="77"/>
      <w:commentRangeStart w:id="78"/>
      <w:r w:rsidR="008B57F3" w:rsidRPr="00E66272">
        <w:rPr>
          <w:rFonts w:ascii="Arial" w:hAnsi="Arial" w:cs="Arial" w:hint="cs"/>
          <w:color w:val="000000" w:themeColor="text1"/>
        </w:rPr>
        <w:t xml:space="preserve">w </w:t>
      </w:r>
      <w:r w:rsidR="001D6105" w:rsidRPr="00E66272">
        <w:rPr>
          <w:rFonts w:ascii="Arial" w:hAnsi="Arial" w:cs="Arial" w:hint="cs"/>
          <w:color w:val="000000" w:themeColor="text1"/>
        </w:rPr>
        <w:t>SES</w:t>
      </w:r>
      <w:commentRangeEnd w:id="77"/>
      <w:r w:rsidR="00313A14">
        <w:rPr>
          <w:rStyle w:val="CommentReference"/>
        </w:rPr>
        <w:commentReference w:id="77"/>
      </w:r>
      <w:commentRangeEnd w:id="78"/>
      <w:r w:rsidR="00BC632B">
        <w:rPr>
          <w:rStyle w:val="CommentReference"/>
        </w:rPr>
        <w:commentReference w:id="78"/>
      </w:r>
      <w:r w:rsidR="008B57F3" w:rsidRPr="00E66272">
        <w:rPr>
          <w:rFonts w:ascii="Arial" w:hAnsi="Arial" w:cs="Arial" w:hint="cs"/>
          <w:color w:val="000000" w:themeColor="text1"/>
        </w:rPr>
        <w:t xml:space="preserve"> </w:t>
      </w:r>
      <w:r w:rsidR="00A82A21" w:rsidRPr="00E66272">
        <w:rPr>
          <w:rFonts w:ascii="Arial" w:hAnsi="Arial" w:cs="Arial" w:hint="cs"/>
          <w:color w:val="000000" w:themeColor="text1"/>
        </w:rPr>
        <w:t>over the life course of</w:t>
      </w:r>
      <w:r w:rsidR="008B57F3" w:rsidRPr="00E66272">
        <w:rPr>
          <w:rFonts w:ascii="Arial" w:hAnsi="Arial" w:cs="Arial" w:hint="cs"/>
          <w:color w:val="000000" w:themeColor="text1"/>
        </w:rPr>
        <w:t xml:space="preserve"> CO-LUMINATE participants</w:t>
      </w:r>
      <w:r w:rsidR="00271E37" w:rsidRPr="00E66272">
        <w:rPr>
          <w:rFonts w:ascii="Arial" w:hAnsi="Arial" w:cs="Arial" w:hint="cs"/>
          <w:color w:val="000000" w:themeColor="text1"/>
        </w:rPr>
        <w:t>, and what patterns can be seen</w:t>
      </w:r>
      <w:commentRangeStart w:id="79"/>
      <w:commentRangeStart w:id="80"/>
      <w:r w:rsidR="00804504" w:rsidRPr="00E66272">
        <w:rPr>
          <w:rFonts w:ascii="Arial" w:hAnsi="Arial" w:cs="Arial" w:hint="cs"/>
          <w:color w:val="000000" w:themeColor="text1"/>
        </w:rPr>
        <w:t>?</w:t>
      </w:r>
    </w:p>
    <w:p w14:paraId="17BF3FA4" w14:textId="2B682D88" w:rsidR="0092426E" w:rsidRPr="00E66272" w:rsidRDefault="0092426E" w:rsidP="00E66272">
      <w:pPr>
        <w:spacing w:line="240" w:lineRule="auto"/>
        <w:ind w:left="720"/>
        <w:jc w:val="both"/>
        <w:rPr>
          <w:rFonts w:ascii="Arial" w:hAnsi="Arial" w:cs="Arial"/>
          <w:color w:val="000000" w:themeColor="text1"/>
          <w:lang w:val="en-GB"/>
        </w:rPr>
      </w:pPr>
      <w:r w:rsidRPr="00E66272">
        <w:rPr>
          <w:rFonts w:ascii="Arial" w:hAnsi="Arial" w:cs="Arial" w:hint="cs"/>
          <w:color w:val="000000" w:themeColor="text1"/>
          <w:u w:val="single"/>
          <w:lang w:val="en-GB"/>
        </w:rPr>
        <w:t>Research question 1.2</w:t>
      </w:r>
      <w:r w:rsidR="008B57F3" w:rsidRPr="00E66272">
        <w:rPr>
          <w:rFonts w:ascii="Arial" w:hAnsi="Arial" w:cs="Arial" w:hint="cs"/>
          <w:color w:val="000000" w:themeColor="text1"/>
          <w:lang w:val="en-GB"/>
        </w:rPr>
        <w:t xml:space="preserve"> </w:t>
      </w:r>
      <w:r w:rsidR="0079449A" w:rsidRPr="00E66272">
        <w:rPr>
          <w:rFonts w:ascii="Arial" w:hAnsi="Arial" w:cs="Arial" w:hint="cs"/>
          <w:color w:val="000000" w:themeColor="text1"/>
          <w:lang w:val="en-GB"/>
        </w:rPr>
        <w:t xml:space="preserve">What </w:t>
      </w:r>
      <w:r w:rsidR="00325B7E">
        <w:rPr>
          <w:rFonts w:ascii="Arial" w:hAnsi="Arial" w:cs="Arial"/>
          <w:color w:val="000000" w:themeColor="text1"/>
          <w:lang w:val="en-GB"/>
        </w:rPr>
        <w:t>is</w:t>
      </w:r>
      <w:r w:rsidR="0079449A" w:rsidRPr="00E66272">
        <w:rPr>
          <w:rFonts w:ascii="Arial" w:hAnsi="Arial" w:cs="Arial" w:hint="cs"/>
          <w:color w:val="000000" w:themeColor="text1"/>
          <w:lang w:val="en-GB"/>
        </w:rPr>
        <w:t xml:space="preserve"> the</w:t>
      </w:r>
      <w:r w:rsidR="008B57F3" w:rsidRPr="00E66272">
        <w:rPr>
          <w:rFonts w:ascii="Arial" w:hAnsi="Arial" w:cs="Arial" w:hint="cs"/>
          <w:color w:val="000000" w:themeColor="text1"/>
        </w:rPr>
        <w:t xml:space="preserve"> prevalence of food insecu</w:t>
      </w:r>
      <w:commentRangeEnd w:id="79"/>
      <w:r w:rsidR="00313A14">
        <w:rPr>
          <w:rStyle w:val="CommentReference"/>
        </w:rPr>
        <w:commentReference w:id="79"/>
      </w:r>
      <w:commentRangeEnd w:id="80"/>
      <w:r w:rsidR="00D113A6">
        <w:rPr>
          <w:rStyle w:val="CommentReference"/>
        </w:rPr>
        <w:commentReference w:id="80"/>
      </w:r>
      <w:r w:rsidR="008B57F3" w:rsidRPr="00E66272">
        <w:rPr>
          <w:rFonts w:ascii="Arial" w:hAnsi="Arial" w:cs="Arial" w:hint="cs"/>
          <w:color w:val="000000" w:themeColor="text1"/>
        </w:rPr>
        <w:t>rity</w:t>
      </w:r>
      <w:r w:rsidR="00325B7E">
        <w:rPr>
          <w:rFonts w:ascii="Arial" w:hAnsi="Arial" w:cs="Arial"/>
          <w:color w:val="000000" w:themeColor="text1"/>
        </w:rPr>
        <w:t xml:space="preserve"> over the life course of</w:t>
      </w:r>
      <w:r w:rsidR="008B57F3" w:rsidRPr="00E66272">
        <w:rPr>
          <w:rFonts w:ascii="Arial" w:hAnsi="Arial" w:cs="Arial" w:hint="cs"/>
          <w:color w:val="000000" w:themeColor="text1"/>
        </w:rPr>
        <w:t xml:space="preserve"> CO-LUMINATE participants</w:t>
      </w:r>
      <w:r w:rsidR="00271E37" w:rsidRPr="00E66272">
        <w:rPr>
          <w:rFonts w:ascii="Arial" w:hAnsi="Arial" w:cs="Arial" w:hint="cs"/>
          <w:color w:val="000000" w:themeColor="text1"/>
        </w:rPr>
        <w:t>, and what patterns can be seen</w:t>
      </w:r>
      <w:r w:rsidR="00804504" w:rsidRPr="00E66272">
        <w:rPr>
          <w:rFonts w:ascii="Arial" w:hAnsi="Arial" w:cs="Arial" w:hint="cs"/>
          <w:color w:val="000000" w:themeColor="text1"/>
        </w:rPr>
        <w:t>?</w:t>
      </w:r>
    </w:p>
    <w:p w14:paraId="2DE19D9A" w14:textId="228ADF03" w:rsidR="00AB6D33" w:rsidRPr="00E66272" w:rsidRDefault="00AB6D33" w:rsidP="00E66272">
      <w:pPr>
        <w:spacing w:line="240" w:lineRule="auto"/>
        <w:ind w:left="720"/>
        <w:jc w:val="both"/>
        <w:rPr>
          <w:rFonts w:ascii="Arial" w:hAnsi="Arial" w:cs="Arial"/>
          <w:color w:val="000000" w:themeColor="text1"/>
          <w:lang w:val="en-GB"/>
        </w:rPr>
      </w:pPr>
      <w:r w:rsidRPr="00E66272">
        <w:rPr>
          <w:rFonts w:ascii="Arial" w:hAnsi="Arial" w:cs="Arial" w:hint="cs"/>
          <w:color w:val="000000" w:themeColor="text1"/>
          <w:u w:val="single"/>
          <w:lang w:val="en-GB"/>
        </w:rPr>
        <w:t>Research question 1.3</w:t>
      </w:r>
      <w:r w:rsidR="008B57F3" w:rsidRPr="00E66272">
        <w:rPr>
          <w:rFonts w:ascii="Arial" w:hAnsi="Arial" w:cs="Arial" w:hint="cs"/>
          <w:color w:val="000000" w:themeColor="text1"/>
          <w:lang w:val="en-GB"/>
        </w:rPr>
        <w:t xml:space="preserve"> </w:t>
      </w:r>
      <w:r w:rsidR="0079449A" w:rsidRPr="00E66272">
        <w:rPr>
          <w:rFonts w:ascii="Arial" w:hAnsi="Arial" w:cs="Arial" w:hint="cs"/>
          <w:color w:val="000000" w:themeColor="text1"/>
          <w:lang w:val="en-GB"/>
        </w:rPr>
        <w:t xml:space="preserve">What do </w:t>
      </w:r>
      <w:r w:rsidR="008B57F3" w:rsidRPr="00E66272">
        <w:rPr>
          <w:rFonts w:ascii="Arial" w:hAnsi="Arial" w:cs="Arial" w:hint="cs"/>
          <w:color w:val="000000" w:themeColor="text1"/>
        </w:rPr>
        <w:t xml:space="preserve">patterns of </w:t>
      </w:r>
      <w:r w:rsidR="00DF0017">
        <w:rPr>
          <w:rFonts w:ascii="Arial" w:hAnsi="Arial" w:cs="Arial"/>
          <w:color w:val="000000" w:themeColor="text1"/>
        </w:rPr>
        <w:t>caregiver</w:t>
      </w:r>
      <w:r w:rsidR="00DF0017" w:rsidRPr="00E66272">
        <w:rPr>
          <w:rFonts w:ascii="Arial" w:hAnsi="Arial" w:cs="Arial" w:hint="cs"/>
          <w:color w:val="000000" w:themeColor="text1"/>
        </w:rPr>
        <w:t xml:space="preserve"> </w:t>
      </w:r>
      <w:commentRangeStart w:id="81"/>
      <w:commentRangeEnd w:id="81"/>
      <w:r w:rsidR="00DB2A49">
        <w:rPr>
          <w:rStyle w:val="CommentReference"/>
        </w:rPr>
        <w:commentReference w:id="81"/>
      </w:r>
      <w:r w:rsidR="008B57F3" w:rsidRPr="00E66272">
        <w:rPr>
          <w:rFonts w:ascii="Arial" w:hAnsi="Arial" w:cs="Arial" w:hint="cs"/>
          <w:color w:val="000000" w:themeColor="text1"/>
        </w:rPr>
        <w:t>co-residency with CO-LUMINATE participants</w:t>
      </w:r>
      <w:r w:rsidR="00804504" w:rsidRPr="00E66272">
        <w:rPr>
          <w:rFonts w:ascii="Arial" w:hAnsi="Arial" w:cs="Arial" w:hint="cs"/>
          <w:color w:val="000000" w:themeColor="text1"/>
        </w:rPr>
        <w:t xml:space="preserve"> look like?</w:t>
      </w:r>
    </w:p>
    <w:p w14:paraId="1EF936F2" w14:textId="77777777" w:rsidR="0092426E" w:rsidRPr="00E66272" w:rsidRDefault="0092426E" w:rsidP="00E66272">
      <w:pPr>
        <w:spacing w:line="240" w:lineRule="auto"/>
        <w:jc w:val="both"/>
        <w:rPr>
          <w:rFonts w:ascii="Arial" w:hAnsi="Arial" w:cs="Arial"/>
          <w:color w:val="000000" w:themeColor="text1"/>
          <w:lang w:eastAsia="en-GB"/>
        </w:rPr>
      </w:pPr>
    </w:p>
    <w:p w14:paraId="59BD9683" w14:textId="147B7DBF" w:rsidR="0092426E" w:rsidRPr="00E66272" w:rsidRDefault="0092426E" w:rsidP="00E66272">
      <w:pPr>
        <w:jc w:val="both"/>
        <w:rPr>
          <w:rFonts w:ascii="Arial" w:hAnsi="Arial" w:cs="Arial"/>
          <w:color w:val="000000" w:themeColor="text1"/>
        </w:rPr>
      </w:pPr>
      <w:r w:rsidRPr="00E66272">
        <w:rPr>
          <w:rFonts w:ascii="Arial" w:hAnsi="Arial" w:cs="Arial" w:hint="cs"/>
          <w:color w:val="000000" w:themeColor="text1"/>
          <w:lang w:val="en-GB"/>
        </w:rPr>
        <w:t>Objective 2:</w:t>
      </w:r>
      <w:r w:rsidR="001611E6" w:rsidRPr="00E66272">
        <w:rPr>
          <w:rFonts w:ascii="Arial" w:hAnsi="Arial" w:cs="Arial" w:hint="cs"/>
          <w:color w:val="000000" w:themeColor="text1"/>
          <w:lang w:val="en-GB"/>
        </w:rPr>
        <w:t xml:space="preserve"> To e</w:t>
      </w:r>
      <w:r w:rsidR="001611E6" w:rsidRPr="00E66272">
        <w:rPr>
          <w:rFonts w:ascii="Arial" w:hAnsi="Arial" w:cs="Arial" w:hint="cs"/>
          <w:color w:val="000000" w:themeColor="text1"/>
        </w:rPr>
        <w:t xml:space="preserve">xplore interactions between social determinants and </w:t>
      </w:r>
      <w:r w:rsidR="005D7452" w:rsidRPr="00E66272">
        <w:rPr>
          <w:rFonts w:ascii="Arial" w:hAnsi="Arial" w:cs="Arial" w:hint="cs"/>
          <w:color w:val="000000" w:themeColor="text1"/>
        </w:rPr>
        <w:t>behavioural</w:t>
      </w:r>
      <w:commentRangeStart w:id="82"/>
      <w:r w:rsidR="001611E6" w:rsidRPr="00E66272">
        <w:rPr>
          <w:rFonts w:ascii="Arial" w:hAnsi="Arial" w:cs="Arial" w:hint="cs"/>
          <w:color w:val="000000" w:themeColor="text1"/>
        </w:rPr>
        <w:t xml:space="preserve"> mediators</w:t>
      </w:r>
      <w:r w:rsidR="005D7452" w:rsidRPr="00E66272">
        <w:rPr>
          <w:rFonts w:ascii="Arial" w:hAnsi="Arial" w:cs="Arial" w:hint="cs"/>
          <w:color w:val="000000" w:themeColor="text1"/>
        </w:rPr>
        <w:t xml:space="preserve"> of </w:t>
      </w:r>
      <w:r w:rsidR="00BF36EB" w:rsidRPr="00E66272">
        <w:rPr>
          <w:rFonts w:ascii="Arial" w:hAnsi="Arial" w:cs="Arial" w:hint="cs"/>
          <w:color w:val="000000" w:themeColor="text1"/>
        </w:rPr>
        <w:t>depression</w:t>
      </w:r>
      <w:r w:rsidR="001611E6" w:rsidRPr="00E66272">
        <w:rPr>
          <w:rFonts w:ascii="Arial" w:hAnsi="Arial" w:cs="Arial" w:hint="cs"/>
          <w:color w:val="000000" w:themeColor="text1"/>
        </w:rPr>
        <w:t>.</w:t>
      </w:r>
      <w:commentRangeEnd w:id="82"/>
      <w:r w:rsidR="00A2575E">
        <w:rPr>
          <w:rStyle w:val="CommentReference"/>
        </w:rPr>
        <w:commentReference w:id="82"/>
      </w:r>
    </w:p>
    <w:p w14:paraId="59440D0F" w14:textId="449A4AFC" w:rsidR="0092426E" w:rsidRPr="00E66272" w:rsidRDefault="0092426E" w:rsidP="00E66272">
      <w:pPr>
        <w:ind w:left="720"/>
        <w:jc w:val="both"/>
        <w:rPr>
          <w:rFonts w:ascii="Arial" w:hAnsi="Arial" w:cs="Arial"/>
          <w:color w:val="000000" w:themeColor="text1"/>
        </w:rPr>
      </w:pPr>
      <w:r w:rsidRPr="00E66272">
        <w:rPr>
          <w:rFonts w:ascii="Arial" w:hAnsi="Arial" w:cs="Arial" w:hint="cs"/>
          <w:color w:val="000000" w:themeColor="text1"/>
          <w:u w:val="single"/>
          <w:lang w:val="en-GB"/>
        </w:rPr>
        <w:t>Research question 2.1</w:t>
      </w:r>
      <w:r w:rsidR="005D7452" w:rsidRPr="00E66272">
        <w:rPr>
          <w:rFonts w:ascii="Arial" w:hAnsi="Arial" w:cs="Arial" w:hint="cs"/>
          <w:color w:val="000000" w:themeColor="text1"/>
          <w:lang w:val="en-GB"/>
        </w:rPr>
        <w:t xml:space="preserve"> </w:t>
      </w:r>
      <w:r w:rsidR="0079449A" w:rsidRPr="00E66272">
        <w:rPr>
          <w:rFonts w:ascii="Arial" w:hAnsi="Arial" w:cs="Arial" w:hint="cs"/>
          <w:color w:val="000000" w:themeColor="text1"/>
        </w:rPr>
        <w:t>What are the</w:t>
      </w:r>
      <w:r w:rsidR="00672D85" w:rsidRPr="00E66272">
        <w:rPr>
          <w:rFonts w:ascii="Arial" w:hAnsi="Arial" w:cs="Arial" w:hint="cs"/>
          <w:color w:val="000000" w:themeColor="text1"/>
        </w:rPr>
        <w:t xml:space="preserve"> correlations between the three social determinants of interest (low </w:t>
      </w:r>
      <w:r w:rsidR="001D6105" w:rsidRPr="00E66272">
        <w:rPr>
          <w:rFonts w:ascii="Arial" w:hAnsi="Arial" w:cs="Arial" w:hint="cs"/>
          <w:color w:val="000000" w:themeColor="text1"/>
        </w:rPr>
        <w:t>SES</w:t>
      </w:r>
      <w:r w:rsidR="00672D85" w:rsidRPr="00E66272">
        <w:rPr>
          <w:rFonts w:ascii="Arial" w:hAnsi="Arial" w:cs="Arial" w:hint="cs"/>
          <w:color w:val="000000" w:themeColor="text1"/>
        </w:rPr>
        <w:t xml:space="preserve">, food insecurity, and </w:t>
      </w:r>
      <w:r w:rsidR="00DF0017">
        <w:rPr>
          <w:rFonts w:ascii="Arial" w:hAnsi="Arial" w:cs="Arial"/>
          <w:color w:val="000000" w:themeColor="text1"/>
        </w:rPr>
        <w:t>caregiver</w:t>
      </w:r>
      <w:r w:rsidR="00DF0017" w:rsidRPr="00E66272">
        <w:rPr>
          <w:rFonts w:ascii="Arial" w:hAnsi="Arial" w:cs="Arial" w:hint="cs"/>
          <w:color w:val="000000" w:themeColor="text1"/>
        </w:rPr>
        <w:t xml:space="preserve"> </w:t>
      </w:r>
      <w:r w:rsidR="00672D85" w:rsidRPr="00E66272">
        <w:rPr>
          <w:rFonts w:ascii="Arial" w:hAnsi="Arial" w:cs="Arial" w:hint="cs"/>
          <w:color w:val="000000" w:themeColor="text1"/>
        </w:rPr>
        <w:t>co-residency)</w:t>
      </w:r>
      <w:r w:rsidR="009B062A" w:rsidRPr="00E66272">
        <w:rPr>
          <w:rFonts w:ascii="Arial" w:hAnsi="Arial" w:cs="Arial" w:hint="cs"/>
          <w:color w:val="000000" w:themeColor="text1"/>
        </w:rPr>
        <w:t xml:space="preserve"> and other</w:t>
      </w:r>
      <w:r w:rsidR="00B755BE" w:rsidRPr="00E66272">
        <w:rPr>
          <w:rFonts w:ascii="Arial" w:hAnsi="Arial" w:cs="Arial" w:hint="cs"/>
          <w:color w:val="000000" w:themeColor="text1"/>
        </w:rPr>
        <w:t xml:space="preserve"> social factors</w:t>
      </w:r>
      <w:r w:rsidR="00E90870" w:rsidRPr="00E66272">
        <w:rPr>
          <w:rFonts w:ascii="Arial" w:hAnsi="Arial" w:cs="Arial" w:hint="cs"/>
          <w:color w:val="000000" w:themeColor="text1"/>
        </w:rPr>
        <w:t xml:space="preserve"> (</w:t>
      </w:r>
      <w:r w:rsidR="00BF36EB" w:rsidRPr="00E66272">
        <w:rPr>
          <w:rFonts w:ascii="Arial" w:hAnsi="Arial" w:cs="Arial" w:hint="cs"/>
          <w:color w:val="000000" w:themeColor="text1"/>
        </w:rPr>
        <w:t>including migration, substance use, and sexual behaviour</w:t>
      </w:r>
      <w:r w:rsidR="00E90870" w:rsidRPr="00E66272">
        <w:rPr>
          <w:rFonts w:ascii="Arial" w:hAnsi="Arial" w:cs="Arial" w:hint="cs"/>
          <w:color w:val="000000" w:themeColor="text1"/>
        </w:rPr>
        <w:t>)</w:t>
      </w:r>
      <w:r w:rsidR="0079449A" w:rsidRPr="00E66272">
        <w:rPr>
          <w:rFonts w:ascii="Arial" w:hAnsi="Arial" w:cs="Arial" w:hint="cs"/>
          <w:color w:val="000000" w:themeColor="text1"/>
        </w:rPr>
        <w:t>?</w:t>
      </w:r>
    </w:p>
    <w:p w14:paraId="22B5E0C0" w14:textId="6E3B77AA" w:rsidR="0092426E" w:rsidRPr="00E66272" w:rsidRDefault="0092426E" w:rsidP="00E66272">
      <w:pPr>
        <w:spacing w:line="240" w:lineRule="auto"/>
        <w:ind w:left="720"/>
        <w:jc w:val="both"/>
        <w:rPr>
          <w:rFonts w:ascii="Arial" w:hAnsi="Arial" w:cs="Arial"/>
          <w:color w:val="000000" w:themeColor="text1"/>
          <w:lang w:val="en-GB"/>
        </w:rPr>
      </w:pPr>
      <w:r w:rsidRPr="00E66272">
        <w:rPr>
          <w:rFonts w:ascii="Arial" w:hAnsi="Arial" w:cs="Arial" w:hint="cs"/>
          <w:color w:val="000000" w:themeColor="text1"/>
          <w:u w:val="single"/>
          <w:lang w:val="en-GB"/>
        </w:rPr>
        <w:t>Research question 2.2</w:t>
      </w:r>
      <w:r w:rsidR="00672D85" w:rsidRPr="00E66272">
        <w:rPr>
          <w:rFonts w:ascii="Arial" w:hAnsi="Arial" w:cs="Arial" w:hint="cs"/>
          <w:color w:val="000000" w:themeColor="text1"/>
          <w:lang w:val="en-GB"/>
        </w:rPr>
        <w:t xml:space="preserve"> </w:t>
      </w:r>
      <w:r w:rsidR="0079449A" w:rsidRPr="00E66272">
        <w:rPr>
          <w:rFonts w:ascii="Arial" w:hAnsi="Arial" w:cs="Arial" w:hint="cs"/>
          <w:color w:val="000000" w:themeColor="text1"/>
          <w:lang w:val="en-GB"/>
        </w:rPr>
        <w:t xml:space="preserve">What are the </w:t>
      </w:r>
      <w:r w:rsidR="007912DA" w:rsidRPr="00E66272">
        <w:rPr>
          <w:rFonts w:ascii="Arial" w:hAnsi="Arial" w:cs="Arial" w:hint="cs"/>
          <w:color w:val="000000" w:themeColor="text1"/>
          <w:lang w:val="en-GB"/>
        </w:rPr>
        <w:t>correlations</w:t>
      </w:r>
      <w:r w:rsidR="00F45DEF" w:rsidRPr="00E66272">
        <w:rPr>
          <w:rFonts w:ascii="Arial" w:hAnsi="Arial" w:cs="Arial" w:hint="cs"/>
          <w:color w:val="000000" w:themeColor="text1"/>
          <w:lang w:val="en-GB"/>
        </w:rPr>
        <w:t xml:space="preserve"> </w:t>
      </w:r>
      <w:r w:rsidR="00672D85" w:rsidRPr="00E66272">
        <w:rPr>
          <w:rFonts w:ascii="Arial" w:hAnsi="Arial" w:cs="Arial" w:hint="cs"/>
          <w:color w:val="000000" w:themeColor="text1"/>
          <w:lang w:val="en-GB"/>
        </w:rPr>
        <w:t xml:space="preserve">between </w:t>
      </w:r>
      <w:r w:rsidR="00672D85" w:rsidRPr="00E66272">
        <w:rPr>
          <w:rFonts w:ascii="Arial" w:hAnsi="Arial" w:cs="Arial" w:hint="cs"/>
          <w:color w:val="000000" w:themeColor="text1"/>
        </w:rPr>
        <w:t xml:space="preserve">low </w:t>
      </w:r>
      <w:r w:rsidR="001D6105" w:rsidRPr="00E66272">
        <w:rPr>
          <w:rFonts w:ascii="Arial" w:hAnsi="Arial" w:cs="Arial" w:hint="cs"/>
          <w:color w:val="000000" w:themeColor="text1"/>
        </w:rPr>
        <w:t>SES</w:t>
      </w:r>
      <w:r w:rsidR="00672D85" w:rsidRPr="00E66272">
        <w:rPr>
          <w:rFonts w:ascii="Arial" w:hAnsi="Arial" w:cs="Arial" w:hint="cs"/>
          <w:color w:val="000000" w:themeColor="text1"/>
        </w:rPr>
        <w:t xml:space="preserve">, food insecurity, and </w:t>
      </w:r>
      <w:r w:rsidR="00DF0017">
        <w:rPr>
          <w:rFonts w:ascii="Arial" w:hAnsi="Arial" w:cs="Arial"/>
          <w:color w:val="000000" w:themeColor="text1"/>
        </w:rPr>
        <w:t>caregiver</w:t>
      </w:r>
      <w:r w:rsidR="00672D85" w:rsidRPr="00E66272">
        <w:rPr>
          <w:rFonts w:ascii="Arial" w:hAnsi="Arial" w:cs="Arial" w:hint="cs"/>
          <w:color w:val="000000" w:themeColor="text1"/>
        </w:rPr>
        <w:t xml:space="preserve"> co-residency and young people’s </w:t>
      </w:r>
      <w:r w:rsidR="002B6559" w:rsidRPr="00E66272">
        <w:rPr>
          <w:rFonts w:ascii="Arial" w:hAnsi="Arial" w:cs="Arial" w:hint="cs"/>
          <w:color w:val="000000" w:themeColor="text1"/>
        </w:rPr>
        <w:t>b</w:t>
      </w:r>
      <w:r w:rsidR="00833C98" w:rsidRPr="00E66272">
        <w:rPr>
          <w:rFonts w:ascii="Arial" w:hAnsi="Arial" w:cs="Arial" w:hint="cs"/>
          <w:color w:val="000000" w:themeColor="text1"/>
        </w:rPr>
        <w:t>ehaviours</w:t>
      </w:r>
      <w:r w:rsidR="00EE6BFB" w:rsidRPr="00E66272">
        <w:rPr>
          <w:rFonts w:ascii="Arial" w:hAnsi="Arial" w:cs="Arial" w:hint="cs"/>
          <w:color w:val="000000" w:themeColor="text1"/>
        </w:rPr>
        <w:t xml:space="preserve"> </w:t>
      </w:r>
      <w:r w:rsidR="00672D85" w:rsidRPr="00E66272">
        <w:rPr>
          <w:rFonts w:ascii="Arial" w:hAnsi="Arial" w:cs="Arial" w:hint="cs"/>
          <w:color w:val="000000" w:themeColor="text1"/>
        </w:rPr>
        <w:t xml:space="preserve">including </w:t>
      </w:r>
      <w:r w:rsidR="009F3E9D" w:rsidRPr="00E66272">
        <w:rPr>
          <w:rFonts w:ascii="Arial" w:hAnsi="Arial" w:cs="Arial" w:hint="cs"/>
          <w:color w:val="000000" w:themeColor="text1"/>
        </w:rPr>
        <w:t xml:space="preserve">migration, substance </w:t>
      </w:r>
      <w:r w:rsidR="00672D85" w:rsidRPr="00E66272">
        <w:rPr>
          <w:rFonts w:ascii="Arial" w:hAnsi="Arial" w:cs="Arial" w:hint="cs"/>
          <w:color w:val="000000" w:themeColor="text1"/>
        </w:rPr>
        <w:t>use</w:t>
      </w:r>
      <w:r w:rsidR="00BF36EB" w:rsidRPr="00E66272">
        <w:rPr>
          <w:rFonts w:ascii="Arial" w:hAnsi="Arial" w:cs="Arial" w:hint="cs"/>
          <w:color w:val="000000" w:themeColor="text1"/>
        </w:rPr>
        <w:t>, and</w:t>
      </w:r>
      <w:r w:rsidR="00672D85" w:rsidRPr="00E66272">
        <w:rPr>
          <w:rFonts w:ascii="Arial" w:hAnsi="Arial" w:cs="Arial" w:hint="cs"/>
          <w:color w:val="000000" w:themeColor="text1"/>
        </w:rPr>
        <w:t xml:space="preserve"> sexual behaviour</w:t>
      </w:r>
      <w:r w:rsidR="0079449A" w:rsidRPr="00E66272">
        <w:rPr>
          <w:rFonts w:ascii="Arial" w:hAnsi="Arial" w:cs="Arial" w:hint="cs"/>
          <w:color w:val="000000" w:themeColor="text1"/>
        </w:rPr>
        <w:t>?</w:t>
      </w:r>
    </w:p>
    <w:p w14:paraId="63ACF38D" w14:textId="77777777" w:rsidR="005C19C9" w:rsidRPr="00E66272" w:rsidRDefault="005C19C9" w:rsidP="00E66272">
      <w:pPr>
        <w:spacing w:line="240" w:lineRule="auto"/>
        <w:jc w:val="both"/>
        <w:rPr>
          <w:rFonts w:ascii="Arial" w:hAnsi="Arial" w:cs="Arial"/>
          <w:color w:val="000000" w:themeColor="text1"/>
          <w:lang w:val="en-GB"/>
        </w:rPr>
      </w:pPr>
    </w:p>
    <w:p w14:paraId="5B1AD5B1" w14:textId="303AF257" w:rsidR="00804504" w:rsidRPr="00E66272" w:rsidRDefault="005C19C9" w:rsidP="00E66272">
      <w:pPr>
        <w:jc w:val="both"/>
        <w:rPr>
          <w:rFonts w:ascii="Arial" w:hAnsi="Arial" w:cs="Arial"/>
          <w:color w:val="000000" w:themeColor="text1"/>
        </w:rPr>
      </w:pPr>
      <w:r w:rsidRPr="00E66272">
        <w:rPr>
          <w:rFonts w:ascii="Arial" w:hAnsi="Arial" w:cs="Arial" w:hint="cs"/>
          <w:color w:val="000000" w:themeColor="text1"/>
          <w:lang w:val="en-GB"/>
        </w:rPr>
        <w:t xml:space="preserve">Objective 3: To </w:t>
      </w:r>
      <w:r w:rsidRPr="00E66272">
        <w:rPr>
          <w:rFonts w:ascii="Arial" w:hAnsi="Arial" w:cs="Arial" w:hint="cs"/>
          <w:color w:val="000000" w:themeColor="text1"/>
        </w:rPr>
        <w:t>describe prevalence of depression in the CO-LUMINATE dataset.</w:t>
      </w:r>
      <w:r w:rsidR="009E6D06">
        <w:rPr>
          <w:rFonts w:ascii="Arial" w:hAnsi="Arial" w:cs="Arial"/>
          <w:color w:val="000000" w:themeColor="text1"/>
        </w:rPr>
        <w:t xml:space="preserve"> </w:t>
      </w:r>
    </w:p>
    <w:p w14:paraId="1B2C0226" w14:textId="6EE82686" w:rsidR="0079449A" w:rsidRPr="00E66272" w:rsidRDefault="005C19C9" w:rsidP="00E66272">
      <w:pPr>
        <w:ind w:left="720"/>
        <w:jc w:val="both"/>
        <w:rPr>
          <w:rFonts w:ascii="Arial" w:hAnsi="Arial" w:cs="Arial"/>
          <w:color w:val="000000" w:themeColor="text1"/>
        </w:rPr>
      </w:pPr>
      <w:r w:rsidRPr="00E66272">
        <w:rPr>
          <w:rFonts w:ascii="Arial" w:hAnsi="Arial" w:cs="Arial" w:hint="cs"/>
          <w:color w:val="000000" w:themeColor="text1"/>
          <w:u w:val="single"/>
          <w:lang w:val="en-GB"/>
        </w:rPr>
        <w:t>Research question 3.1</w:t>
      </w:r>
      <w:r w:rsidR="0079449A" w:rsidRPr="00E66272">
        <w:rPr>
          <w:rFonts w:ascii="Arial" w:hAnsi="Arial" w:cs="Arial" w:hint="cs"/>
          <w:color w:val="000000" w:themeColor="text1"/>
          <w:lang w:val="en-GB"/>
        </w:rPr>
        <w:t xml:space="preserve"> </w:t>
      </w:r>
      <w:r w:rsidR="0079449A" w:rsidRPr="00E66272">
        <w:rPr>
          <w:rFonts w:ascii="Arial" w:hAnsi="Arial" w:cs="Arial" w:hint="cs"/>
          <w:color w:val="000000" w:themeColor="text1"/>
        </w:rPr>
        <w:t>What is the performance and accuracy of the SSQ-14 compared with PHQ-9?</w:t>
      </w:r>
    </w:p>
    <w:p w14:paraId="3ADE9043" w14:textId="7573779E" w:rsidR="00AE6869" w:rsidRPr="00E66272" w:rsidRDefault="0079449A" w:rsidP="00E66272">
      <w:pPr>
        <w:ind w:left="720"/>
        <w:jc w:val="both"/>
        <w:rPr>
          <w:rFonts w:ascii="Arial" w:hAnsi="Arial" w:cs="Arial"/>
          <w:color w:val="000000" w:themeColor="text1"/>
        </w:rPr>
      </w:pPr>
      <w:r w:rsidRPr="00E66272">
        <w:rPr>
          <w:rFonts w:ascii="Arial" w:hAnsi="Arial" w:cs="Arial" w:hint="cs"/>
          <w:color w:val="000000" w:themeColor="text1"/>
          <w:u w:val="single"/>
          <w:lang w:val="en-GB"/>
        </w:rPr>
        <w:t>Research question 3.2</w:t>
      </w:r>
      <w:r w:rsidRPr="00E66272">
        <w:rPr>
          <w:rFonts w:ascii="Arial" w:hAnsi="Arial" w:cs="Arial" w:hint="cs"/>
          <w:color w:val="000000" w:themeColor="text1"/>
          <w:lang w:val="en-GB"/>
        </w:rPr>
        <w:t xml:space="preserve"> </w:t>
      </w:r>
      <w:r w:rsidRPr="00E66272">
        <w:rPr>
          <w:rFonts w:ascii="Arial" w:hAnsi="Arial" w:cs="Arial" w:hint="cs"/>
          <w:color w:val="000000" w:themeColor="text1"/>
        </w:rPr>
        <w:t>What are age-appropriate SSQ-14 cutoffs fo</w:t>
      </w:r>
      <w:commentRangeStart w:id="83"/>
      <w:commentRangeStart w:id="84"/>
      <w:r w:rsidRPr="00E66272">
        <w:rPr>
          <w:rFonts w:ascii="Arial" w:hAnsi="Arial" w:cs="Arial" w:hint="cs"/>
          <w:color w:val="000000" w:themeColor="text1"/>
        </w:rPr>
        <w:t>r identifying depression</w:t>
      </w:r>
      <w:r w:rsidR="00325B7E">
        <w:rPr>
          <w:rFonts w:ascii="Arial" w:hAnsi="Arial" w:cs="Arial"/>
          <w:color w:val="000000" w:themeColor="text1"/>
        </w:rPr>
        <w:t>?</w:t>
      </w:r>
      <w:r w:rsidRPr="00E66272">
        <w:rPr>
          <w:rFonts w:ascii="Arial" w:hAnsi="Arial" w:cs="Arial" w:hint="cs"/>
          <w:color w:val="000000" w:themeColor="text1"/>
        </w:rPr>
        <w:t xml:space="preserve"> </w:t>
      </w:r>
      <w:commentRangeEnd w:id="83"/>
      <w:r w:rsidR="00A2575E">
        <w:rPr>
          <w:rStyle w:val="CommentReference"/>
        </w:rPr>
        <w:commentReference w:id="83"/>
      </w:r>
      <w:commentRangeEnd w:id="84"/>
      <w:r w:rsidR="006E0B7C">
        <w:rPr>
          <w:rStyle w:val="CommentReference"/>
        </w:rPr>
        <w:commentReference w:id="84"/>
      </w:r>
    </w:p>
    <w:p w14:paraId="5001F7FC" w14:textId="5F82E02A" w:rsidR="005C19C9" w:rsidRPr="00E66272" w:rsidRDefault="0079449A" w:rsidP="00E66272">
      <w:pPr>
        <w:ind w:left="720"/>
        <w:jc w:val="both"/>
        <w:rPr>
          <w:rFonts w:ascii="Arial" w:hAnsi="Arial" w:cs="Arial"/>
          <w:color w:val="000000" w:themeColor="text1"/>
        </w:rPr>
      </w:pPr>
      <w:r w:rsidRPr="00E66272">
        <w:rPr>
          <w:rFonts w:ascii="Arial" w:hAnsi="Arial" w:cs="Arial" w:hint="cs"/>
          <w:color w:val="000000" w:themeColor="text1"/>
          <w:u w:val="single"/>
          <w:lang w:val="en-GB"/>
        </w:rPr>
        <w:t>Research question 3.3</w:t>
      </w:r>
      <w:r w:rsidRPr="00E66272">
        <w:rPr>
          <w:rFonts w:ascii="Arial" w:hAnsi="Arial" w:cs="Arial" w:hint="cs"/>
          <w:color w:val="000000" w:themeColor="text1"/>
          <w:lang w:val="en-GB"/>
        </w:rPr>
        <w:t xml:space="preserve"> </w:t>
      </w:r>
      <w:r w:rsidRPr="00E66272">
        <w:rPr>
          <w:rFonts w:ascii="Arial" w:hAnsi="Arial" w:cs="Arial" w:hint="cs"/>
          <w:color w:val="000000" w:themeColor="text1"/>
        </w:rPr>
        <w:t>What is the percentage of individuals screening positive based on these cutoffs?</w:t>
      </w:r>
    </w:p>
    <w:p w14:paraId="434535AE" w14:textId="77777777" w:rsidR="005C19C9" w:rsidRPr="00E66272" w:rsidRDefault="005C19C9" w:rsidP="00E66272">
      <w:pPr>
        <w:spacing w:line="240" w:lineRule="auto"/>
        <w:jc w:val="both"/>
        <w:rPr>
          <w:rFonts w:ascii="Arial" w:hAnsi="Arial" w:cs="Arial"/>
          <w:color w:val="000000" w:themeColor="text1"/>
          <w:lang w:val="en-GB"/>
        </w:rPr>
      </w:pPr>
    </w:p>
    <w:p w14:paraId="16EF9756" w14:textId="155AAFBB" w:rsidR="00987303" w:rsidRPr="00E66272" w:rsidRDefault="005C19C9" w:rsidP="00E66272">
      <w:pPr>
        <w:jc w:val="both"/>
        <w:rPr>
          <w:rFonts w:ascii="Arial" w:hAnsi="Arial" w:cs="Arial"/>
          <w:color w:val="000000" w:themeColor="text1"/>
        </w:rPr>
      </w:pPr>
      <w:r w:rsidRPr="00E66272">
        <w:rPr>
          <w:rFonts w:ascii="Arial" w:hAnsi="Arial" w:cs="Arial" w:hint="cs"/>
          <w:color w:val="000000" w:themeColor="text1"/>
          <w:lang w:val="en-GB"/>
        </w:rPr>
        <w:t xml:space="preserve">Objective 4: </w:t>
      </w:r>
      <w:r w:rsidRPr="00E66272">
        <w:rPr>
          <w:rFonts w:ascii="Arial" w:hAnsi="Arial" w:cs="Arial" w:hint="cs"/>
          <w:color w:val="000000" w:themeColor="text1"/>
        </w:rPr>
        <w:t>To assess the impact of social determinants on depression among young people, with a focus on examining longitudinal relationships and the role of behavioural mediators.</w:t>
      </w:r>
      <w:r w:rsidR="009E6D06">
        <w:rPr>
          <w:rFonts w:ascii="Arial" w:hAnsi="Arial" w:cs="Arial"/>
          <w:color w:val="000000" w:themeColor="text1"/>
        </w:rPr>
        <w:t xml:space="preserve"> </w:t>
      </w:r>
    </w:p>
    <w:p w14:paraId="038B3347" w14:textId="77777777" w:rsidR="00F72F0E" w:rsidRPr="00E66272" w:rsidRDefault="005C19C9" w:rsidP="00E66272">
      <w:pPr>
        <w:ind w:left="720"/>
        <w:jc w:val="both"/>
        <w:rPr>
          <w:rFonts w:ascii="Arial" w:hAnsi="Arial" w:cs="Arial"/>
          <w:color w:val="000000" w:themeColor="text1"/>
        </w:rPr>
      </w:pPr>
      <w:r w:rsidRPr="00E66272">
        <w:rPr>
          <w:rFonts w:ascii="Arial" w:hAnsi="Arial" w:cs="Arial" w:hint="cs"/>
          <w:color w:val="000000" w:themeColor="text1"/>
          <w:u w:val="single"/>
          <w:lang w:val="en-GB"/>
        </w:rPr>
        <w:t>Research question 4.1</w:t>
      </w:r>
      <w:r w:rsidR="00F72F0E" w:rsidRPr="00E66272">
        <w:rPr>
          <w:rFonts w:ascii="Arial" w:hAnsi="Arial" w:cs="Arial" w:hint="cs"/>
          <w:color w:val="000000" w:themeColor="text1"/>
          <w:lang w:val="en-GB"/>
        </w:rPr>
        <w:t xml:space="preserve"> </w:t>
      </w:r>
      <w:r w:rsidR="00F72F0E" w:rsidRPr="00E66272">
        <w:rPr>
          <w:rFonts w:ascii="Arial" w:hAnsi="Arial" w:cs="Arial" w:hint="cs"/>
          <w:color w:val="000000" w:themeColor="text1"/>
        </w:rPr>
        <w:t>How are social determinants associated longitudinally with depression among young people?</w:t>
      </w:r>
    </w:p>
    <w:p w14:paraId="00AF3187" w14:textId="7A6AB7F4" w:rsidR="00F72F0E" w:rsidRPr="00E66272" w:rsidRDefault="00F72F0E" w:rsidP="00E66272">
      <w:pPr>
        <w:ind w:left="720"/>
        <w:jc w:val="both"/>
        <w:rPr>
          <w:rFonts w:ascii="Arial" w:hAnsi="Arial" w:cs="Arial"/>
          <w:color w:val="000000" w:themeColor="text1"/>
        </w:rPr>
      </w:pPr>
      <w:r w:rsidRPr="00E66272">
        <w:rPr>
          <w:rFonts w:ascii="Arial" w:hAnsi="Arial" w:cs="Arial" w:hint="cs"/>
          <w:color w:val="000000" w:themeColor="text1"/>
          <w:u w:val="single"/>
          <w:lang w:val="en-GB"/>
        </w:rPr>
        <w:t>Research question 4.2</w:t>
      </w:r>
      <w:r w:rsidRPr="00E66272">
        <w:rPr>
          <w:rFonts w:ascii="Arial" w:hAnsi="Arial" w:cs="Arial" w:hint="cs"/>
          <w:color w:val="000000" w:themeColor="text1"/>
        </w:rPr>
        <w:t xml:space="preserve"> What are the</w:t>
      </w:r>
      <w:r w:rsidR="00374537" w:rsidRPr="00E66272">
        <w:rPr>
          <w:rFonts w:ascii="Arial" w:hAnsi="Arial" w:cs="Arial" w:hint="cs"/>
          <w:color w:val="000000" w:themeColor="text1"/>
        </w:rPr>
        <w:t xml:space="preserve"> causal</w:t>
      </w:r>
      <w:r w:rsidR="002514E8" w:rsidRPr="00E66272">
        <w:rPr>
          <w:rFonts w:ascii="Arial" w:hAnsi="Arial" w:cs="Arial" w:hint="cs"/>
          <w:color w:val="000000" w:themeColor="text1"/>
        </w:rPr>
        <w:t xml:space="preserve"> </w:t>
      </w:r>
      <w:r w:rsidR="004E3A9C" w:rsidRPr="00E66272">
        <w:rPr>
          <w:rFonts w:ascii="Arial" w:hAnsi="Arial" w:cs="Arial" w:hint="cs"/>
          <w:color w:val="000000" w:themeColor="text1"/>
        </w:rPr>
        <w:t>pathways between</w:t>
      </w:r>
      <w:r w:rsidRPr="00E66272">
        <w:rPr>
          <w:rFonts w:ascii="Arial" w:hAnsi="Arial" w:cs="Arial" w:hint="cs"/>
          <w:color w:val="000000" w:themeColor="text1"/>
        </w:rPr>
        <w:t xml:space="preserve"> </w:t>
      </w:r>
      <w:r w:rsidR="001D6105" w:rsidRPr="00E66272">
        <w:rPr>
          <w:rFonts w:ascii="Arial" w:hAnsi="Arial" w:cs="Arial" w:hint="cs"/>
          <w:color w:val="000000" w:themeColor="text1"/>
        </w:rPr>
        <w:t>low SES</w:t>
      </w:r>
      <w:r w:rsidRPr="00E66272">
        <w:rPr>
          <w:rFonts w:ascii="Arial" w:hAnsi="Arial" w:cs="Arial" w:hint="cs"/>
          <w:color w:val="000000" w:themeColor="text1"/>
        </w:rPr>
        <w:t xml:space="preserve">, food security, </w:t>
      </w:r>
      <w:r w:rsidR="004E3A9C" w:rsidRPr="00E66272">
        <w:rPr>
          <w:rFonts w:ascii="Arial" w:hAnsi="Arial" w:cs="Arial" w:hint="cs"/>
          <w:color w:val="000000" w:themeColor="text1"/>
        </w:rPr>
        <w:t>or</w:t>
      </w:r>
      <w:r w:rsidRPr="00E66272">
        <w:rPr>
          <w:rFonts w:ascii="Arial" w:hAnsi="Arial" w:cs="Arial" w:hint="cs"/>
          <w:color w:val="000000" w:themeColor="text1"/>
        </w:rPr>
        <w:t xml:space="preserve"> </w:t>
      </w:r>
      <w:r w:rsidR="00DF0017">
        <w:rPr>
          <w:rFonts w:ascii="Arial" w:hAnsi="Arial" w:cs="Arial"/>
          <w:color w:val="000000" w:themeColor="text1"/>
        </w:rPr>
        <w:t>caregiver</w:t>
      </w:r>
      <w:r w:rsidR="00DF0017" w:rsidRPr="00E66272" w:rsidDel="00DF0017">
        <w:rPr>
          <w:rFonts w:ascii="Arial" w:hAnsi="Arial" w:cs="Arial" w:hint="cs"/>
          <w:color w:val="000000" w:themeColor="text1"/>
        </w:rPr>
        <w:t xml:space="preserve"> </w:t>
      </w:r>
      <w:r w:rsidRPr="00E66272">
        <w:rPr>
          <w:rFonts w:ascii="Arial" w:hAnsi="Arial" w:cs="Arial" w:hint="cs"/>
          <w:color w:val="000000" w:themeColor="text1"/>
        </w:rPr>
        <w:t xml:space="preserve">co-residency </w:t>
      </w:r>
      <w:r w:rsidR="004E3A9C" w:rsidRPr="00E66272">
        <w:rPr>
          <w:rFonts w:ascii="Arial" w:hAnsi="Arial" w:cs="Arial" w:hint="cs"/>
          <w:color w:val="000000" w:themeColor="text1"/>
        </w:rPr>
        <w:t>and</w:t>
      </w:r>
      <w:r w:rsidRPr="00E66272">
        <w:rPr>
          <w:rFonts w:ascii="Arial" w:hAnsi="Arial" w:cs="Arial" w:hint="cs"/>
          <w:color w:val="000000" w:themeColor="text1"/>
        </w:rPr>
        <w:t xml:space="preserve"> depression?</w:t>
      </w:r>
    </w:p>
    <w:p w14:paraId="33521B0A" w14:textId="32EC2700" w:rsidR="00F72F0E" w:rsidRPr="00E66272" w:rsidRDefault="00F72F0E" w:rsidP="00E66272">
      <w:pPr>
        <w:ind w:left="720"/>
        <w:jc w:val="both"/>
        <w:rPr>
          <w:rFonts w:ascii="Arial" w:hAnsi="Arial" w:cs="Arial"/>
          <w:color w:val="000000" w:themeColor="text1"/>
        </w:rPr>
      </w:pPr>
      <w:r w:rsidRPr="00E66272">
        <w:rPr>
          <w:rFonts w:ascii="Arial" w:hAnsi="Arial" w:cs="Arial" w:hint="cs"/>
          <w:color w:val="000000" w:themeColor="text1"/>
          <w:u w:val="single"/>
        </w:rPr>
        <w:t>Research question 4.3</w:t>
      </w:r>
      <w:r w:rsidRPr="00E66272">
        <w:rPr>
          <w:rFonts w:ascii="Arial" w:hAnsi="Arial" w:cs="Arial" w:hint="cs"/>
          <w:color w:val="000000" w:themeColor="text1"/>
        </w:rPr>
        <w:t xml:space="preserve"> Are relationships between social determinan</w:t>
      </w:r>
      <w:commentRangeStart w:id="85"/>
      <w:r w:rsidRPr="00E66272">
        <w:rPr>
          <w:rFonts w:ascii="Arial" w:hAnsi="Arial" w:cs="Arial" w:hint="cs"/>
          <w:color w:val="000000" w:themeColor="text1"/>
        </w:rPr>
        <w:t>ts and depression mediated by behavioural factors (measured at individual-level) such</w:t>
      </w:r>
      <w:commentRangeEnd w:id="85"/>
      <w:r w:rsidR="00A2575E">
        <w:rPr>
          <w:rStyle w:val="CommentReference"/>
        </w:rPr>
        <w:commentReference w:id="85"/>
      </w:r>
      <w:r w:rsidRPr="00E66272">
        <w:rPr>
          <w:rFonts w:ascii="Arial" w:hAnsi="Arial" w:cs="Arial" w:hint="cs"/>
          <w:color w:val="000000" w:themeColor="text1"/>
        </w:rPr>
        <w:t xml:space="preserve"> as </w:t>
      </w:r>
      <w:r w:rsidR="009F3E9D" w:rsidRPr="00E66272">
        <w:rPr>
          <w:rFonts w:ascii="Arial" w:hAnsi="Arial" w:cs="Arial" w:hint="cs"/>
          <w:color w:val="000000" w:themeColor="text1"/>
        </w:rPr>
        <w:t>migration, substance</w:t>
      </w:r>
      <w:r w:rsidRPr="00E66272">
        <w:rPr>
          <w:rFonts w:ascii="Arial" w:hAnsi="Arial" w:cs="Arial" w:hint="cs"/>
          <w:color w:val="000000" w:themeColor="text1"/>
        </w:rPr>
        <w:t xml:space="preserve"> use or sexual behaviour?</w:t>
      </w:r>
    </w:p>
    <w:p w14:paraId="6AA93426" w14:textId="6FE410CB" w:rsidR="005C19C9" w:rsidRPr="00E66272" w:rsidRDefault="005C19C9" w:rsidP="00E66272">
      <w:pPr>
        <w:spacing w:line="240" w:lineRule="auto"/>
        <w:jc w:val="both"/>
        <w:rPr>
          <w:rFonts w:ascii="Arial" w:hAnsi="Arial" w:cs="Arial"/>
          <w:color w:val="000000" w:themeColor="text1"/>
          <w:lang w:val="en-GB"/>
        </w:rPr>
      </w:pPr>
    </w:p>
    <w:p w14:paraId="142BD99D" w14:textId="12F55B2A" w:rsidR="00F72F0E" w:rsidRPr="00E66272" w:rsidRDefault="00F72F0E" w:rsidP="00E66272">
      <w:pPr>
        <w:spacing w:line="240" w:lineRule="auto"/>
        <w:jc w:val="both"/>
        <w:rPr>
          <w:rFonts w:ascii="Arial" w:hAnsi="Arial" w:cs="Arial"/>
          <w:color w:val="000000" w:themeColor="text1"/>
        </w:rPr>
      </w:pPr>
      <w:r w:rsidRPr="00E66272">
        <w:rPr>
          <w:rFonts w:ascii="Arial" w:hAnsi="Arial" w:cs="Arial" w:hint="cs"/>
          <w:color w:val="000000" w:themeColor="text1"/>
          <w:lang w:val="en-GB"/>
        </w:rPr>
        <w:t xml:space="preserve">Objective 5: </w:t>
      </w:r>
      <w:r w:rsidRPr="00E66272">
        <w:rPr>
          <w:rFonts w:ascii="Arial" w:hAnsi="Arial" w:cs="Arial" w:hint="cs"/>
          <w:color w:val="000000" w:themeColor="text1"/>
        </w:rPr>
        <w:t>To co-create a shared understanding of the role of social determinants in young people’s mental health, through engaging a youth advisory group</w:t>
      </w:r>
      <w:r w:rsidR="00277772" w:rsidRPr="00E66272">
        <w:rPr>
          <w:rFonts w:ascii="Arial" w:hAnsi="Arial" w:cs="Arial" w:hint="cs"/>
          <w:color w:val="000000" w:themeColor="text1"/>
        </w:rPr>
        <w:t>.</w:t>
      </w:r>
      <w:r w:rsidRPr="00E66272">
        <w:rPr>
          <w:rFonts w:ascii="Arial" w:hAnsi="Arial" w:cs="Arial" w:hint="cs"/>
          <w:color w:val="000000" w:themeColor="text1"/>
        </w:rPr>
        <w:t xml:space="preserve"> </w:t>
      </w:r>
      <w:r w:rsidR="009E6D06">
        <w:rPr>
          <w:rFonts w:ascii="Arial" w:hAnsi="Arial" w:cs="Arial"/>
          <w:color w:val="000000" w:themeColor="text1"/>
        </w:rPr>
        <w:t xml:space="preserve"> </w:t>
      </w:r>
    </w:p>
    <w:p w14:paraId="24B4B60D" w14:textId="1A0F3250" w:rsidR="0092426E" w:rsidRPr="00E66272" w:rsidRDefault="00271E37" w:rsidP="00E66272">
      <w:pPr>
        <w:spacing w:line="240" w:lineRule="auto"/>
        <w:ind w:left="720"/>
        <w:jc w:val="both"/>
        <w:rPr>
          <w:rFonts w:ascii="Arial" w:hAnsi="Arial" w:cs="Arial"/>
          <w:color w:val="000000" w:themeColor="text1"/>
        </w:rPr>
      </w:pPr>
      <w:r w:rsidRPr="00E66272">
        <w:rPr>
          <w:rFonts w:ascii="Arial" w:hAnsi="Arial" w:cs="Arial" w:hint="cs"/>
          <w:color w:val="000000" w:themeColor="text1"/>
          <w:u w:val="single"/>
        </w:rPr>
        <w:t xml:space="preserve">Research </w:t>
      </w:r>
      <w:r w:rsidR="005614D2" w:rsidRPr="00E66272">
        <w:rPr>
          <w:rFonts w:ascii="Arial" w:hAnsi="Arial" w:cs="Arial" w:hint="cs"/>
          <w:color w:val="000000" w:themeColor="text1"/>
          <w:u w:val="single"/>
        </w:rPr>
        <w:t xml:space="preserve">question </w:t>
      </w:r>
      <w:r w:rsidRPr="00E66272">
        <w:rPr>
          <w:rFonts w:ascii="Arial" w:hAnsi="Arial" w:cs="Arial" w:hint="cs"/>
          <w:color w:val="000000" w:themeColor="text1"/>
          <w:u w:val="single"/>
        </w:rPr>
        <w:t>5.1</w:t>
      </w:r>
      <w:r w:rsidRPr="00E66272">
        <w:rPr>
          <w:rFonts w:ascii="Arial" w:hAnsi="Arial" w:cs="Arial" w:hint="cs"/>
          <w:color w:val="000000" w:themeColor="text1"/>
        </w:rPr>
        <w:t xml:space="preserve"> What are good practices for co-creating a data-driven research agenda</w:t>
      </w:r>
      <w:r w:rsidR="005614D2" w:rsidRPr="00E66272">
        <w:rPr>
          <w:rFonts w:ascii="Arial" w:hAnsi="Arial" w:cs="Arial" w:hint="cs"/>
          <w:color w:val="000000" w:themeColor="text1"/>
        </w:rPr>
        <w:t xml:space="preserve"> </w:t>
      </w:r>
      <w:r w:rsidRPr="00E66272">
        <w:rPr>
          <w:rFonts w:ascii="Arial" w:hAnsi="Arial" w:cs="Arial" w:hint="cs"/>
          <w:color w:val="000000" w:themeColor="text1"/>
        </w:rPr>
        <w:t>with young people living in an under-resourced setting?</w:t>
      </w:r>
    </w:p>
    <w:p w14:paraId="29544C82" w14:textId="77777777" w:rsidR="005C19C9" w:rsidRPr="00E66272" w:rsidRDefault="005C19C9" w:rsidP="00E66272">
      <w:pPr>
        <w:spacing w:line="240" w:lineRule="auto"/>
        <w:jc w:val="both"/>
        <w:rPr>
          <w:rFonts w:ascii="Arial" w:hAnsi="Arial" w:cs="Arial"/>
          <w:color w:val="000000" w:themeColor="text1"/>
        </w:rPr>
      </w:pPr>
    </w:p>
    <w:p w14:paraId="5D7B6A30" w14:textId="2899CE44" w:rsidR="00E97B76" w:rsidRPr="00E66272" w:rsidRDefault="0092426E" w:rsidP="5F7C5B9A">
      <w:pPr>
        <w:spacing w:line="240" w:lineRule="auto"/>
        <w:jc w:val="both"/>
        <w:rPr>
          <w:rFonts w:ascii="Arial" w:hAnsi="Arial" w:cs="Arial"/>
          <w:color w:val="000000" w:themeColor="text1"/>
          <w:lang w:eastAsia="en-GB"/>
        </w:rPr>
      </w:pPr>
      <w:r w:rsidRPr="5F7C5B9A">
        <w:rPr>
          <w:rFonts w:ascii="Arial" w:hAnsi="Arial" w:cs="Arial"/>
          <w:color w:val="000000" w:themeColor="text1"/>
          <w:lang w:eastAsia="en-GB"/>
        </w:rPr>
        <w:t xml:space="preserve">This work will advance established </w:t>
      </w:r>
      <w:r w:rsidR="00BF36EB" w:rsidRPr="5F7C5B9A">
        <w:rPr>
          <w:rFonts w:ascii="Arial" w:hAnsi="Arial" w:cs="Arial"/>
          <w:color w:val="000000" w:themeColor="text1"/>
          <w:lang w:eastAsia="en-GB"/>
        </w:rPr>
        <w:t>knowledge b</w:t>
      </w:r>
      <w:r w:rsidR="00E97B76" w:rsidRPr="5F7C5B9A">
        <w:rPr>
          <w:rFonts w:ascii="Arial" w:hAnsi="Arial" w:cs="Arial"/>
          <w:color w:val="000000" w:themeColor="text1"/>
          <w:lang w:eastAsia="en-GB"/>
        </w:rPr>
        <w:t>y providing a precedent for co-creating data-driven research agendas with young people in respect of large datasets</w:t>
      </w:r>
      <w:r w:rsidR="00BF36EB" w:rsidRPr="5F7C5B9A">
        <w:rPr>
          <w:rFonts w:ascii="Arial" w:hAnsi="Arial" w:cs="Arial"/>
          <w:color w:val="000000" w:themeColor="text1"/>
          <w:lang w:eastAsia="en-GB"/>
        </w:rPr>
        <w:t>,</w:t>
      </w:r>
      <w:r w:rsidR="00E97B76" w:rsidRPr="5F7C5B9A">
        <w:rPr>
          <w:rFonts w:ascii="Arial" w:hAnsi="Arial" w:cs="Arial"/>
          <w:color w:val="000000" w:themeColor="text1"/>
          <w:lang w:eastAsia="en-GB"/>
        </w:rPr>
        <w:t xml:space="preserve"> and</w:t>
      </w:r>
      <w:r w:rsidR="00BF36EB" w:rsidRPr="5F7C5B9A">
        <w:rPr>
          <w:rFonts w:ascii="Arial" w:hAnsi="Arial" w:cs="Arial"/>
          <w:color w:val="000000" w:themeColor="text1"/>
          <w:lang w:eastAsia="en-GB"/>
        </w:rPr>
        <w:t xml:space="preserve"> i</w:t>
      </w:r>
      <w:r w:rsidR="00E97B76" w:rsidRPr="5F7C5B9A">
        <w:rPr>
          <w:rFonts w:ascii="Arial" w:hAnsi="Arial" w:cs="Arial"/>
          <w:color w:val="000000" w:themeColor="text1"/>
          <w:lang w:eastAsia="en-GB"/>
        </w:rPr>
        <w:t>mproving our understanding of the longitudinal relationship</w:t>
      </w:r>
      <w:r w:rsidR="00BF36EB" w:rsidRPr="5F7C5B9A">
        <w:rPr>
          <w:rFonts w:ascii="Arial" w:hAnsi="Arial" w:cs="Arial"/>
          <w:color w:val="000000" w:themeColor="text1"/>
          <w:lang w:eastAsia="en-GB"/>
        </w:rPr>
        <w:t xml:space="preserve"> – i</w:t>
      </w:r>
      <w:r w:rsidR="00E97B76" w:rsidRPr="5F7C5B9A">
        <w:rPr>
          <w:rFonts w:ascii="Arial" w:hAnsi="Arial" w:cs="Arial"/>
          <w:color w:val="000000" w:themeColor="text1"/>
          <w:lang w:eastAsia="en-GB"/>
        </w:rPr>
        <w:t>ncluding the role and influence of time-varying exposure</w:t>
      </w:r>
      <w:r w:rsidR="00BF36EB" w:rsidRPr="5F7C5B9A">
        <w:rPr>
          <w:rFonts w:ascii="Arial" w:hAnsi="Arial" w:cs="Arial"/>
          <w:color w:val="000000" w:themeColor="text1"/>
          <w:lang w:eastAsia="en-GB"/>
        </w:rPr>
        <w:t xml:space="preserve">s – </w:t>
      </w:r>
      <w:r w:rsidR="00E97B76" w:rsidRPr="5F7C5B9A">
        <w:rPr>
          <w:rFonts w:ascii="Arial" w:hAnsi="Arial" w:cs="Arial"/>
          <w:color w:val="000000" w:themeColor="text1"/>
          <w:lang w:eastAsia="en-GB"/>
        </w:rPr>
        <w:t xml:space="preserve">between key social determinants and </w:t>
      </w:r>
      <w:r w:rsidR="00BF36EB" w:rsidRPr="5F7C5B9A">
        <w:rPr>
          <w:rFonts w:ascii="Arial" w:hAnsi="Arial" w:cs="Arial"/>
          <w:color w:val="000000" w:themeColor="text1"/>
          <w:lang w:eastAsia="en-GB"/>
        </w:rPr>
        <w:t xml:space="preserve">depression in </w:t>
      </w:r>
      <w:r w:rsidR="00E97B76" w:rsidRPr="5F7C5B9A">
        <w:rPr>
          <w:rFonts w:ascii="Arial" w:hAnsi="Arial" w:cs="Arial"/>
          <w:color w:val="000000" w:themeColor="text1"/>
          <w:lang w:eastAsia="en-GB"/>
        </w:rPr>
        <w:t>young people</w:t>
      </w:r>
      <w:r w:rsidR="00BF36EB" w:rsidRPr="5F7C5B9A">
        <w:rPr>
          <w:rFonts w:ascii="Arial" w:hAnsi="Arial" w:cs="Arial"/>
          <w:color w:val="000000" w:themeColor="text1"/>
          <w:lang w:eastAsia="en-GB"/>
        </w:rPr>
        <w:t xml:space="preserve"> in Africa</w:t>
      </w:r>
      <w:r w:rsidR="00E97B76" w:rsidRPr="5F7C5B9A">
        <w:rPr>
          <w:rFonts w:ascii="Arial" w:hAnsi="Arial" w:cs="Arial"/>
          <w:color w:val="000000" w:themeColor="text1"/>
          <w:lang w:eastAsia="en-GB"/>
        </w:rPr>
        <w:t>.</w:t>
      </w:r>
    </w:p>
    <w:p w14:paraId="2713A7FB" w14:textId="77777777" w:rsidR="00E97B76" w:rsidRPr="00E66272" w:rsidRDefault="00E97B76" w:rsidP="00E66272">
      <w:pPr>
        <w:spacing w:line="240" w:lineRule="auto"/>
        <w:jc w:val="both"/>
        <w:rPr>
          <w:rFonts w:ascii="Arial" w:hAnsi="Arial" w:cs="Arial"/>
          <w:color w:val="000000" w:themeColor="text1"/>
          <w:lang w:eastAsia="en-GB"/>
        </w:rPr>
      </w:pPr>
    </w:p>
    <w:p w14:paraId="71E908BC" w14:textId="2B14D0A3" w:rsidR="00E97B76" w:rsidRPr="00E66272" w:rsidRDefault="00E97B76" w:rsidP="00E66272">
      <w:pPr>
        <w:spacing w:line="240" w:lineRule="auto"/>
        <w:jc w:val="both"/>
        <w:rPr>
          <w:rFonts w:ascii="Arial" w:hAnsi="Arial" w:cs="Arial"/>
          <w:color w:val="000000" w:themeColor="text1"/>
          <w:lang w:eastAsia="en-GB"/>
        </w:rPr>
      </w:pPr>
      <w:r w:rsidRPr="00E66272">
        <w:rPr>
          <w:rFonts w:ascii="Arial" w:hAnsi="Arial" w:cs="Arial" w:hint="cs"/>
          <w:color w:val="000000" w:themeColor="text1"/>
          <w:lang w:eastAsia="en-GB"/>
        </w:rPr>
        <w:t xml:space="preserve">In the latter respect, our proposed analyses will </w:t>
      </w:r>
      <w:r w:rsidRPr="00E66272">
        <w:rPr>
          <w:rFonts w:ascii="Arial" w:hAnsi="Arial" w:cs="Arial" w:hint="cs"/>
          <w:color w:val="000000" w:themeColor="text1"/>
        </w:rPr>
        <w:t xml:space="preserve">significantly contribute to our understanding of young people’s mental health </w:t>
      </w:r>
      <w:r w:rsidR="002D3620" w:rsidRPr="00E66272">
        <w:rPr>
          <w:rFonts w:ascii="Arial" w:hAnsi="Arial" w:cs="Arial" w:hint="cs"/>
          <w:color w:val="000000" w:themeColor="text1"/>
        </w:rPr>
        <w:t xml:space="preserve">by addressing </w:t>
      </w:r>
      <w:r w:rsidR="00615D29" w:rsidRPr="00E66272">
        <w:rPr>
          <w:rFonts w:ascii="Arial" w:hAnsi="Arial" w:cs="Arial" w:hint="cs"/>
          <w:color w:val="000000" w:themeColor="text1"/>
        </w:rPr>
        <w:t>these</w:t>
      </w:r>
      <w:r w:rsidR="002D3620" w:rsidRPr="00E66272">
        <w:rPr>
          <w:rFonts w:ascii="Arial" w:hAnsi="Arial" w:cs="Arial" w:hint="cs"/>
          <w:color w:val="000000" w:themeColor="text1"/>
        </w:rPr>
        <w:t xml:space="preserve"> gaps</w:t>
      </w:r>
      <w:r w:rsidRPr="00E66272">
        <w:rPr>
          <w:rFonts w:ascii="Arial" w:hAnsi="Arial" w:cs="Arial" w:hint="cs"/>
          <w:color w:val="000000" w:themeColor="text1"/>
          <w:lang w:eastAsia="en-GB"/>
        </w:rPr>
        <w:t>:</w:t>
      </w:r>
    </w:p>
    <w:p w14:paraId="49605FB7" w14:textId="77777777" w:rsidR="00E97B76" w:rsidRPr="00E66272" w:rsidRDefault="00E97B76" w:rsidP="00E66272">
      <w:pPr>
        <w:spacing w:line="240" w:lineRule="auto"/>
        <w:jc w:val="both"/>
        <w:rPr>
          <w:rFonts w:ascii="Arial" w:hAnsi="Arial" w:cs="Arial"/>
          <w:color w:val="000000" w:themeColor="text1"/>
          <w:lang w:eastAsia="en-GB"/>
        </w:rPr>
      </w:pPr>
    </w:p>
    <w:p w14:paraId="48DF6889" w14:textId="7B1A8597" w:rsidR="00E97B76" w:rsidRPr="00E66272" w:rsidRDefault="00E97B76" w:rsidP="00E66272">
      <w:pPr>
        <w:pStyle w:val="ListParagraph"/>
        <w:numPr>
          <w:ilvl w:val="0"/>
          <w:numId w:val="40"/>
        </w:numPr>
        <w:spacing w:line="240" w:lineRule="auto"/>
        <w:jc w:val="both"/>
        <w:rPr>
          <w:rFonts w:ascii="Arial" w:hAnsi="Arial" w:cs="Arial"/>
          <w:color w:val="000000" w:themeColor="text1"/>
          <w:lang w:eastAsia="en-GB"/>
        </w:rPr>
      </w:pPr>
      <w:r w:rsidRPr="00E66272">
        <w:rPr>
          <w:rFonts w:ascii="Arial" w:hAnsi="Arial" w:cs="Arial" w:hint="cs"/>
          <w:color w:val="000000" w:themeColor="text1"/>
          <w:lang w:eastAsia="en-GB"/>
        </w:rPr>
        <w:t>Food security</w:t>
      </w:r>
      <w:r w:rsidR="001D6105" w:rsidRPr="00E66272">
        <w:rPr>
          <w:rFonts w:ascii="Arial" w:hAnsi="Arial" w:cs="Arial" w:hint="cs"/>
          <w:color w:val="000000" w:themeColor="text1"/>
          <w:lang w:eastAsia="en-GB"/>
        </w:rPr>
        <w:t xml:space="preserve"> status</w:t>
      </w:r>
      <w:r w:rsidRPr="00E66272">
        <w:rPr>
          <w:rFonts w:ascii="Arial" w:hAnsi="Arial" w:cs="Arial" w:hint="cs"/>
          <w:color w:val="000000" w:themeColor="text1"/>
          <w:lang w:eastAsia="en-GB"/>
        </w:rPr>
        <w:t>:</w:t>
      </w:r>
      <w:r w:rsidR="000F6074" w:rsidRPr="00E66272">
        <w:rPr>
          <w:rFonts w:ascii="Arial" w:hAnsi="Arial" w:cs="Arial" w:hint="cs"/>
          <w:color w:val="000000" w:themeColor="text1"/>
          <w:lang w:eastAsia="en-GB"/>
        </w:rPr>
        <w:t xml:space="preserve"> </w:t>
      </w:r>
      <w:r w:rsidR="00BF36EB" w:rsidRPr="00E66272">
        <w:rPr>
          <w:rFonts w:ascii="Arial" w:hAnsi="Arial" w:cs="Arial" w:hint="cs"/>
          <w:color w:val="000000" w:themeColor="text1"/>
          <w:lang w:eastAsia="en-GB"/>
        </w:rPr>
        <w:t>L</w:t>
      </w:r>
      <w:r w:rsidRPr="00E66272">
        <w:rPr>
          <w:rFonts w:ascii="Arial" w:hAnsi="Arial" w:cs="Arial" w:hint="cs"/>
          <w:color w:val="000000" w:themeColor="text1"/>
          <w:lang w:eastAsia="en-GB"/>
        </w:rPr>
        <w:t>ongitudinal data on adults</w:t>
      </w:r>
      <w:r w:rsidR="006575DA" w:rsidRPr="00E66272">
        <w:rPr>
          <w:rFonts w:ascii="Arial" w:hAnsi="Arial" w:cs="Arial" w:hint="cs"/>
          <w:color w:val="000000" w:themeColor="text1"/>
          <w:lang w:eastAsia="en-GB"/>
        </w:rPr>
        <w:fldChar w:fldCharType="begin"/>
      </w:r>
      <w:r w:rsidR="006575DA" w:rsidRPr="00E66272">
        <w:rPr>
          <w:rFonts w:ascii="Arial" w:hAnsi="Arial" w:cs="Arial" w:hint="cs"/>
          <w:color w:val="000000" w:themeColor="text1"/>
          <w:lang w:eastAsia="en-GB"/>
        </w:rPr>
        <w:instrText xml:space="preserve"> ADDIN EN.CITE &lt;EndNote&gt;&lt;Cite&gt;&lt;Author&gt;Tuthill&lt;/Author&gt;&lt;Year&gt;2021&lt;/Year&gt;&lt;RecNum&gt;35&lt;/RecNum&gt;&lt;DisplayText&gt;[6]&lt;/DisplayText&gt;&lt;record&gt;&lt;rec-number&gt;35&lt;/rec-number&gt;&lt;foreign-keys&gt;&lt;key app="EN" db-id="f0v5rsxviwv5pgessfrx5x06p52wwwteesvt" timestamp="1722011137"&gt;35&lt;/key&gt;&lt;/foreign-keys&gt;&lt;ref-type name="Journal Article"&gt;17&lt;/ref-type&gt;&lt;contributors&gt;&lt;authors&gt;&lt;author&gt;Tuthill, Emily L&lt;/author&gt;&lt;author&gt;Maltby, Ann&lt;/author&gt;&lt;author&gt;Conteh, Jalang&lt;/author&gt;&lt;author&gt;Sheira, Lila A&lt;/author&gt;&lt;author&gt;Miller, Joshua D&lt;/author&gt;&lt;author&gt;Onono, Maricianah&lt;/author&gt;&lt;author&gt;Weiser, Sheri D&lt;/author&gt;&lt;author&gt;Young, Sera L&lt;/author&gt;&lt;/authors&gt;&lt;/contributors&gt;&lt;titles&gt;&lt;title&gt;Persistent food insecurity, but not HIV, is associated with depressive symptoms among perinatal women in Kenya: a longitudinal perspective&lt;/title&gt;&lt;secondary-title&gt;AIDS and Behavior&lt;/secondary-title&gt;&lt;/titles&gt;&lt;periodical&gt;&lt;full-title&gt;AIDS and Behavior&lt;/full-title&gt;&lt;/periodical&gt;&lt;pages&gt;847-855&lt;/pages&gt;&lt;volume&gt;25&lt;/volume&gt;&lt;dates&gt;&lt;year&gt;2021&lt;/year&gt;&lt;/dates&gt;&lt;isbn&gt;1090-7165&lt;/isbn&gt;&lt;urls&gt;&lt;/urls&gt;&lt;/record&gt;&lt;/Cite&gt;&lt;/EndNote&gt;</w:instrText>
      </w:r>
      <w:r w:rsidR="006575DA" w:rsidRPr="00E66272">
        <w:rPr>
          <w:rFonts w:ascii="Arial" w:hAnsi="Arial" w:cs="Arial" w:hint="cs"/>
          <w:color w:val="000000" w:themeColor="text1"/>
          <w:lang w:eastAsia="en-GB"/>
        </w:rPr>
        <w:fldChar w:fldCharType="separate"/>
      </w:r>
      <w:r w:rsidR="006575DA" w:rsidRPr="00E66272">
        <w:rPr>
          <w:rFonts w:ascii="Arial" w:hAnsi="Arial" w:cs="Arial" w:hint="cs"/>
          <w:noProof/>
          <w:color w:val="000000" w:themeColor="text1"/>
          <w:lang w:eastAsia="en-GB"/>
        </w:rPr>
        <w:t>[6]</w:t>
      </w:r>
      <w:r w:rsidR="006575DA" w:rsidRPr="00E66272">
        <w:rPr>
          <w:rFonts w:ascii="Arial" w:hAnsi="Arial" w:cs="Arial" w:hint="cs"/>
          <w:color w:val="000000" w:themeColor="text1"/>
          <w:lang w:eastAsia="en-GB"/>
        </w:rPr>
        <w:fldChar w:fldCharType="end"/>
      </w:r>
      <w:r w:rsidRPr="00E66272">
        <w:rPr>
          <w:rFonts w:ascii="Arial" w:hAnsi="Arial" w:cs="Arial" w:hint="cs"/>
          <w:color w:val="000000" w:themeColor="text1"/>
          <w:lang w:eastAsia="en-GB"/>
        </w:rPr>
        <w:t xml:space="preserve"> and cross-sectional data on adolescent</w:t>
      </w:r>
      <w:r w:rsidR="006575DA" w:rsidRPr="00E66272">
        <w:rPr>
          <w:rFonts w:ascii="Arial" w:hAnsi="Arial" w:cs="Arial" w:hint="cs"/>
          <w:color w:val="000000" w:themeColor="text1"/>
          <w:lang w:eastAsia="en-GB"/>
        </w:rPr>
        <w:fldChar w:fldCharType="begin"/>
      </w:r>
      <w:r w:rsidR="006575DA" w:rsidRPr="00E66272">
        <w:rPr>
          <w:rFonts w:ascii="Arial" w:hAnsi="Arial" w:cs="Arial" w:hint="cs"/>
          <w:color w:val="000000" w:themeColor="text1"/>
          <w:lang w:eastAsia="en-GB"/>
        </w:rPr>
        <w:instrText xml:space="preserve"> ADDIN EN.CITE &lt;EndNote&gt;&lt;Cite&gt;&lt;Author&gt;Smith&lt;/Author&gt;&lt;Year&gt;2023&lt;/Year&gt;&lt;RecNum&gt;36&lt;/RecNum&gt;&lt;DisplayText&gt;[7]&lt;/DisplayText&gt;&lt;record&gt;&lt;rec-number&gt;36&lt;/rec-number&gt;&lt;foreign-keys&gt;&lt;key app="EN" db-id="f0v5rsxviwv5pgessfrx5x06p52wwwteesvt" timestamp="1722011171"&gt;36&lt;/key&gt;&lt;/foreign-keys&gt;&lt;ref-type name="Journal Article"&gt;17&lt;/ref-type&gt;&lt;contributors&gt;&lt;authors&gt;&lt;author&gt;Smith, Lee&lt;/author&gt;&lt;author&gt;Sánchez, Guillermo F López&lt;/author&gt;&lt;author&gt;Oh, Hans&lt;/author&gt;&lt;author&gt;Rahmati, Masoud&lt;/author&gt;&lt;author&gt;Tully, Mark A&lt;/author&gt;&lt;author&gt;Yon, Dong Keon&lt;/author&gt;&lt;author&gt;Butler, Laurie&lt;/author&gt;&lt;author&gt;Barnett, Yvonne&lt;/author&gt;&lt;author&gt;Ball, Graham&lt;/author&gt;&lt;author&gt;Shin, Jae Il&lt;/author&gt;&lt;/authors&gt;&lt;/contributors&gt;&lt;titles&gt;&lt;title&gt;Association between food insecurity and depressive symptoms among adolescents aged 12-15 years from 22 low-and middle-income countries&lt;/title&gt;&lt;secondary-title&gt;Psychiatry research&lt;/secondary-title&gt;&lt;/titles&gt;&lt;periodical&gt;&lt;full-title&gt;Psychiatry research&lt;/full-title&gt;&lt;/periodical&gt;&lt;pages&gt;115485&lt;/pages&gt;&lt;volume&gt;328&lt;/volume&gt;&lt;dates&gt;&lt;year&gt;2023&lt;/year&gt;&lt;/dates&gt;&lt;isbn&gt;0165-1781&lt;/isbn&gt;&lt;urls&gt;&lt;/urls&gt;&lt;/record&gt;&lt;/Cite&gt;&lt;/EndNote&gt;</w:instrText>
      </w:r>
      <w:r w:rsidR="006575DA" w:rsidRPr="00E66272">
        <w:rPr>
          <w:rFonts w:ascii="Arial" w:hAnsi="Arial" w:cs="Arial" w:hint="cs"/>
          <w:color w:val="000000" w:themeColor="text1"/>
          <w:lang w:eastAsia="en-GB"/>
        </w:rPr>
        <w:fldChar w:fldCharType="separate"/>
      </w:r>
      <w:r w:rsidR="006575DA" w:rsidRPr="00E66272">
        <w:rPr>
          <w:rFonts w:ascii="Arial" w:hAnsi="Arial" w:cs="Arial" w:hint="cs"/>
          <w:noProof/>
          <w:color w:val="000000" w:themeColor="text1"/>
          <w:lang w:eastAsia="en-GB"/>
        </w:rPr>
        <w:t>[7]</w:t>
      </w:r>
      <w:r w:rsidR="006575DA" w:rsidRPr="00E66272">
        <w:rPr>
          <w:rFonts w:ascii="Arial" w:hAnsi="Arial" w:cs="Arial" w:hint="cs"/>
          <w:color w:val="000000" w:themeColor="text1"/>
          <w:lang w:eastAsia="en-GB"/>
        </w:rPr>
        <w:fldChar w:fldCharType="end"/>
      </w:r>
      <w:r w:rsidRPr="00E66272">
        <w:rPr>
          <w:rFonts w:ascii="Arial" w:hAnsi="Arial" w:cs="Arial" w:hint="cs"/>
          <w:color w:val="000000" w:themeColor="text1"/>
          <w:lang w:eastAsia="en-GB"/>
        </w:rPr>
        <w:t xml:space="preserve"> suggests that food insecurity is associated with depressive symptoms. However, longitudinal data</w:t>
      </w:r>
      <w:r w:rsidR="00BF36EB" w:rsidRPr="00E66272">
        <w:rPr>
          <w:rFonts w:ascii="Arial" w:hAnsi="Arial" w:cs="Arial" w:hint="cs"/>
          <w:color w:val="000000" w:themeColor="text1"/>
          <w:lang w:eastAsia="en-GB"/>
        </w:rPr>
        <w:t xml:space="preserve"> on young people</w:t>
      </w:r>
      <w:r w:rsidRPr="00E66272">
        <w:rPr>
          <w:rFonts w:ascii="Arial" w:hAnsi="Arial" w:cs="Arial" w:hint="cs"/>
          <w:color w:val="000000" w:themeColor="text1"/>
          <w:lang w:eastAsia="en-GB"/>
        </w:rPr>
        <w:t>, and data addressing multiple individual-level mediators are lacking.</w:t>
      </w:r>
      <w:r w:rsidR="000F6074" w:rsidRPr="00E66272">
        <w:rPr>
          <w:rFonts w:ascii="Arial" w:hAnsi="Arial" w:cs="Arial" w:hint="cs"/>
          <w:color w:val="000000" w:themeColor="text1"/>
          <w:lang w:eastAsia="en-GB"/>
        </w:rPr>
        <w:t xml:space="preserve"> </w:t>
      </w:r>
    </w:p>
    <w:p w14:paraId="3DBA2D81" w14:textId="77777777" w:rsidR="00E97B76" w:rsidRPr="00E66272" w:rsidRDefault="00E97B76" w:rsidP="00E66272">
      <w:pPr>
        <w:spacing w:line="240" w:lineRule="auto"/>
        <w:jc w:val="both"/>
        <w:rPr>
          <w:rFonts w:ascii="Arial" w:hAnsi="Arial" w:cs="Arial"/>
          <w:color w:val="000000" w:themeColor="text1"/>
          <w:lang w:eastAsia="en-GB"/>
        </w:rPr>
      </w:pPr>
    </w:p>
    <w:p w14:paraId="3B68E6AC" w14:textId="4383F594" w:rsidR="00E97B76" w:rsidRPr="00E66272" w:rsidRDefault="001D6105" w:rsidP="00E66272">
      <w:pPr>
        <w:pStyle w:val="ListParagraph"/>
        <w:numPr>
          <w:ilvl w:val="0"/>
          <w:numId w:val="40"/>
        </w:numPr>
        <w:spacing w:line="240" w:lineRule="auto"/>
        <w:jc w:val="both"/>
        <w:rPr>
          <w:rFonts w:ascii="Arial" w:hAnsi="Arial" w:cs="Arial"/>
          <w:color w:val="000000" w:themeColor="text1"/>
          <w:lang w:eastAsia="en-GB"/>
        </w:rPr>
      </w:pPr>
      <w:r w:rsidRPr="00E66272">
        <w:rPr>
          <w:rFonts w:ascii="Arial" w:hAnsi="Arial" w:cs="Arial" w:hint="cs"/>
          <w:color w:val="000000" w:themeColor="text1"/>
          <w:lang w:eastAsia="en-GB"/>
        </w:rPr>
        <w:t>SES</w:t>
      </w:r>
      <w:r w:rsidR="00E97B76" w:rsidRPr="00E66272">
        <w:rPr>
          <w:rFonts w:ascii="Arial" w:hAnsi="Arial" w:cs="Arial" w:hint="cs"/>
          <w:color w:val="000000" w:themeColor="text1"/>
          <w:lang w:eastAsia="en-GB"/>
        </w:rPr>
        <w:t>:</w:t>
      </w:r>
      <w:r w:rsidR="000F6074" w:rsidRPr="00E66272">
        <w:rPr>
          <w:rFonts w:ascii="Arial" w:hAnsi="Arial" w:cs="Arial" w:hint="cs"/>
          <w:color w:val="000000" w:themeColor="text1"/>
          <w:lang w:eastAsia="en-GB"/>
        </w:rPr>
        <w:t xml:space="preserve"> </w:t>
      </w:r>
      <w:r w:rsidR="00E97B76" w:rsidRPr="00E66272">
        <w:rPr>
          <w:rFonts w:ascii="Arial" w:hAnsi="Arial" w:cs="Arial" w:hint="cs"/>
          <w:color w:val="000000" w:themeColor="text1"/>
          <w:lang w:eastAsia="en-GB"/>
        </w:rPr>
        <w:t xml:space="preserve">There has been a lot of research on the relationship between low </w:t>
      </w:r>
      <w:r w:rsidRPr="00E66272">
        <w:rPr>
          <w:rFonts w:ascii="Arial" w:hAnsi="Arial" w:cs="Arial" w:hint="cs"/>
          <w:color w:val="000000" w:themeColor="text1"/>
          <w:lang w:eastAsia="en-GB"/>
        </w:rPr>
        <w:t>SES</w:t>
      </w:r>
      <w:r w:rsidR="00E97B76" w:rsidRPr="00E66272">
        <w:rPr>
          <w:rFonts w:ascii="Arial" w:hAnsi="Arial" w:cs="Arial" w:hint="cs"/>
          <w:color w:val="000000" w:themeColor="text1"/>
          <w:lang w:eastAsia="en-GB"/>
        </w:rPr>
        <w:t xml:space="preserve"> and adolescents’ depressi</w:t>
      </w:r>
      <w:r w:rsidR="00BF36EB" w:rsidRPr="00E66272">
        <w:rPr>
          <w:rFonts w:ascii="Arial" w:hAnsi="Arial" w:cs="Arial" w:hint="cs"/>
          <w:color w:val="000000" w:themeColor="text1"/>
          <w:lang w:eastAsia="en-GB"/>
        </w:rPr>
        <w:t>ve symptoms</w:t>
      </w:r>
      <w:r w:rsidR="00E97B76" w:rsidRPr="00E66272">
        <w:rPr>
          <w:rFonts w:ascii="Arial" w:hAnsi="Arial" w:cs="Arial" w:hint="cs"/>
          <w:color w:val="000000" w:themeColor="text1"/>
          <w:lang w:eastAsia="en-GB"/>
        </w:rPr>
        <w:t>, but little is known about the mediating mechanisms</w:t>
      </w:r>
      <w:r w:rsidR="00BF36EB" w:rsidRPr="00E66272">
        <w:rPr>
          <w:rFonts w:ascii="Arial" w:hAnsi="Arial" w:cs="Arial" w:hint="cs"/>
          <w:color w:val="000000" w:themeColor="text1"/>
          <w:lang w:eastAsia="en-GB"/>
        </w:rPr>
        <w:t>,</w:t>
      </w:r>
      <w:r w:rsidR="00E97B76" w:rsidRPr="00E66272">
        <w:rPr>
          <w:rFonts w:ascii="Arial" w:hAnsi="Arial" w:cs="Arial" w:hint="cs"/>
          <w:color w:val="000000" w:themeColor="text1"/>
          <w:lang w:eastAsia="en-GB"/>
        </w:rPr>
        <w:t xml:space="preserve"> nor about </w:t>
      </w:r>
      <w:r w:rsidRPr="00E66272">
        <w:rPr>
          <w:rFonts w:ascii="Arial" w:hAnsi="Arial" w:cs="Arial" w:hint="cs"/>
          <w:color w:val="000000" w:themeColor="text1"/>
          <w:lang w:eastAsia="en-GB"/>
        </w:rPr>
        <w:t>which</w:t>
      </w:r>
      <w:r w:rsidR="00E97B76" w:rsidRPr="00E66272">
        <w:rPr>
          <w:rFonts w:ascii="Arial" w:hAnsi="Arial" w:cs="Arial" w:hint="cs"/>
          <w:color w:val="000000" w:themeColor="text1"/>
          <w:lang w:eastAsia="en-GB"/>
        </w:rPr>
        <w:t xml:space="preserve"> longitudinal patterns of exposure to low SES </w:t>
      </w:r>
      <w:r w:rsidR="00BF36EB" w:rsidRPr="00E66272">
        <w:rPr>
          <w:rFonts w:ascii="Arial" w:hAnsi="Arial" w:cs="Arial" w:hint="cs"/>
          <w:color w:val="000000" w:themeColor="text1"/>
          <w:lang w:eastAsia="en-GB"/>
        </w:rPr>
        <w:t>a</w:t>
      </w:r>
      <w:r w:rsidR="00E97B76" w:rsidRPr="00E66272">
        <w:rPr>
          <w:rFonts w:ascii="Arial" w:hAnsi="Arial" w:cs="Arial" w:hint="cs"/>
          <w:color w:val="000000" w:themeColor="text1"/>
          <w:lang w:eastAsia="en-GB"/>
        </w:rPr>
        <w:t>re most predictive of depression</w:t>
      </w:r>
      <w:r w:rsidR="006575DA" w:rsidRPr="00E66272">
        <w:rPr>
          <w:rFonts w:ascii="Arial" w:hAnsi="Arial" w:cs="Arial" w:hint="cs"/>
          <w:color w:val="000000" w:themeColor="text1"/>
          <w:lang w:eastAsia="en-GB"/>
        </w:rPr>
        <w:fldChar w:fldCharType="begin"/>
      </w:r>
      <w:r w:rsidR="006575DA" w:rsidRPr="00E66272">
        <w:rPr>
          <w:rFonts w:ascii="Arial" w:hAnsi="Arial" w:cs="Arial" w:hint="cs"/>
          <w:color w:val="000000" w:themeColor="text1"/>
          <w:lang w:eastAsia="en-GB"/>
        </w:rPr>
        <w:instrText xml:space="preserve"> ADDIN EN.CITE &lt;EndNote&gt;&lt;Cite&gt;&lt;Author&gt;Levesque&lt;/Author&gt;&lt;Year&gt;2021&lt;/Year&gt;&lt;RecNum&gt;37&lt;/RecNum&gt;&lt;DisplayText&gt;[8]&lt;/DisplayText&gt;&lt;record&gt;&lt;rec-number&gt;37&lt;/rec-number&gt;&lt;foreign-keys&gt;&lt;key app="EN" db-id="f0v5rsxviwv5pgessfrx5x06p52wwwteesvt" timestamp="1722011218"&gt;37&lt;/key&gt;&lt;/foreign-keys&gt;&lt;ref-type name="Journal Article"&gt;17&lt;/ref-type&gt;&lt;contributors&gt;&lt;authors&gt;&lt;author&gt;Levesque, Alexander Ryan&lt;/author&gt;&lt;author&gt;MacDonald, Sarah&lt;/author&gt;&lt;author&gt;Berg, Selinda Adelle&lt;/author&gt;&lt;author&gt;Reka, Roger&lt;/author&gt;&lt;/authors&gt;&lt;/contributors&gt;&lt;titles&gt;&lt;title&gt;Assessing the impact of changes in household socioeconomic status on the health of children and adolescents: a systematic review&lt;/title&gt;&lt;secondary-title&gt;Adolescent research review&lt;/secondary-title&gt;&lt;/titles&gt;&lt;periodical&gt;&lt;full-title&gt;Adolescent research review&lt;/full-title&gt;&lt;/periodical&gt;&lt;pages&gt;91-123&lt;/pages&gt;&lt;volume&gt;6&lt;/volume&gt;&lt;number&gt;2&lt;/number&gt;&lt;dates&gt;&lt;year&gt;2021&lt;/year&gt;&lt;/dates&gt;&lt;isbn&gt;2363-8346&lt;/isbn&gt;&lt;urls&gt;&lt;/urls&gt;&lt;/record&gt;&lt;/Cite&gt;&lt;/EndNote&gt;</w:instrText>
      </w:r>
      <w:r w:rsidR="006575DA" w:rsidRPr="00E66272">
        <w:rPr>
          <w:rFonts w:ascii="Arial" w:hAnsi="Arial" w:cs="Arial" w:hint="cs"/>
          <w:color w:val="000000" w:themeColor="text1"/>
          <w:lang w:eastAsia="en-GB"/>
        </w:rPr>
        <w:fldChar w:fldCharType="separate"/>
      </w:r>
      <w:r w:rsidR="006575DA" w:rsidRPr="00E66272">
        <w:rPr>
          <w:rFonts w:ascii="Arial" w:hAnsi="Arial" w:cs="Arial" w:hint="cs"/>
          <w:noProof/>
          <w:color w:val="000000" w:themeColor="text1"/>
          <w:lang w:eastAsia="en-GB"/>
        </w:rPr>
        <w:t>[8]</w:t>
      </w:r>
      <w:r w:rsidR="006575DA" w:rsidRPr="00E66272">
        <w:rPr>
          <w:rFonts w:ascii="Arial" w:hAnsi="Arial" w:cs="Arial" w:hint="cs"/>
          <w:color w:val="000000" w:themeColor="text1"/>
          <w:lang w:eastAsia="en-GB"/>
        </w:rPr>
        <w:fldChar w:fldCharType="end"/>
      </w:r>
      <w:r w:rsidR="00E97B76" w:rsidRPr="00E66272">
        <w:rPr>
          <w:rFonts w:ascii="Arial" w:hAnsi="Arial" w:cs="Arial" w:hint="cs"/>
          <w:color w:val="000000" w:themeColor="text1"/>
          <w:lang w:eastAsia="en-GB"/>
        </w:rPr>
        <w:t>.</w:t>
      </w:r>
      <w:r w:rsidRPr="00E66272">
        <w:rPr>
          <w:rFonts w:ascii="Arial" w:hAnsi="Arial" w:cs="Arial" w:hint="cs"/>
          <w:color w:val="000000" w:themeColor="text1"/>
          <w:lang w:eastAsia="en-GB"/>
        </w:rPr>
        <w:t xml:space="preserve"> </w:t>
      </w:r>
    </w:p>
    <w:p w14:paraId="42663631" w14:textId="77777777" w:rsidR="00E97B76" w:rsidRPr="00E66272" w:rsidRDefault="00E97B76" w:rsidP="00E66272">
      <w:pPr>
        <w:spacing w:line="240" w:lineRule="auto"/>
        <w:jc w:val="both"/>
        <w:rPr>
          <w:rFonts w:ascii="Arial" w:hAnsi="Arial" w:cs="Arial"/>
          <w:color w:val="000000" w:themeColor="text1"/>
          <w:lang w:eastAsia="en-GB"/>
        </w:rPr>
      </w:pPr>
    </w:p>
    <w:p w14:paraId="07F105EC" w14:textId="6B200DF0" w:rsidR="00E97B76" w:rsidRPr="00E66272" w:rsidRDefault="00DF0017" w:rsidP="00E66272">
      <w:pPr>
        <w:pStyle w:val="ListParagraph"/>
        <w:numPr>
          <w:ilvl w:val="0"/>
          <w:numId w:val="40"/>
        </w:numPr>
        <w:spacing w:line="240" w:lineRule="auto"/>
        <w:jc w:val="both"/>
        <w:rPr>
          <w:rFonts w:ascii="Arial" w:hAnsi="Arial" w:cs="Arial"/>
          <w:color w:val="000000" w:themeColor="text1"/>
          <w:lang w:eastAsia="en-GB"/>
        </w:rPr>
      </w:pPr>
      <w:r>
        <w:rPr>
          <w:rFonts w:ascii="Arial" w:hAnsi="Arial" w:cs="Arial"/>
          <w:color w:val="000000" w:themeColor="text1"/>
          <w:lang w:eastAsia="en-GB"/>
        </w:rPr>
        <w:t>Caregiver</w:t>
      </w:r>
      <w:r w:rsidRPr="00E66272">
        <w:rPr>
          <w:rFonts w:ascii="Arial" w:hAnsi="Arial" w:cs="Arial" w:hint="cs"/>
          <w:color w:val="000000" w:themeColor="text1"/>
          <w:lang w:eastAsia="en-GB"/>
        </w:rPr>
        <w:t xml:space="preserve"> </w:t>
      </w:r>
      <w:r w:rsidR="00E97B76" w:rsidRPr="00E66272">
        <w:rPr>
          <w:rFonts w:ascii="Arial" w:hAnsi="Arial" w:cs="Arial" w:hint="cs"/>
          <w:color w:val="000000" w:themeColor="text1"/>
          <w:lang w:eastAsia="en-GB"/>
        </w:rPr>
        <w:t xml:space="preserve">co-residency: </w:t>
      </w:r>
      <w:r w:rsidR="002D3620" w:rsidRPr="00E66272">
        <w:rPr>
          <w:rFonts w:ascii="Arial" w:hAnsi="Arial" w:cs="Arial" w:hint="cs"/>
          <w:color w:val="000000" w:themeColor="text1"/>
          <w:lang w:eastAsia="en-GB"/>
        </w:rPr>
        <w:t>T</w:t>
      </w:r>
      <w:r w:rsidR="00E97B76" w:rsidRPr="00E66272">
        <w:rPr>
          <w:rFonts w:ascii="Arial" w:hAnsi="Arial" w:cs="Arial" w:hint="cs"/>
          <w:color w:val="000000" w:themeColor="text1"/>
          <w:lang w:eastAsia="en-GB"/>
        </w:rPr>
        <w:t xml:space="preserve">he use of large datasets to quantify </w:t>
      </w:r>
      <w:r w:rsidR="002D3620" w:rsidRPr="00E66272">
        <w:rPr>
          <w:rFonts w:ascii="Arial" w:hAnsi="Arial" w:cs="Arial" w:hint="cs"/>
          <w:color w:val="000000" w:themeColor="text1"/>
          <w:lang w:eastAsia="en-GB"/>
        </w:rPr>
        <w:t>whether a young person’s pattern of living with one or more caregivers, and how this has changed over the course of their life, influences mental health, is</w:t>
      </w:r>
      <w:r w:rsidR="001D6105" w:rsidRPr="00E66272">
        <w:rPr>
          <w:rFonts w:ascii="Arial" w:hAnsi="Arial" w:cs="Arial" w:hint="cs"/>
          <w:color w:val="000000" w:themeColor="text1"/>
          <w:lang w:eastAsia="en-GB"/>
        </w:rPr>
        <w:t xml:space="preserve"> rare</w:t>
      </w:r>
      <w:r w:rsidR="006575DA" w:rsidRPr="00E66272">
        <w:rPr>
          <w:rFonts w:ascii="Arial" w:hAnsi="Arial" w:cs="Arial" w:hint="cs"/>
          <w:color w:val="000000" w:themeColor="text1"/>
          <w:lang w:eastAsia="en-GB"/>
        </w:rPr>
        <w:fldChar w:fldCharType="begin"/>
      </w:r>
      <w:r w:rsidR="006575DA" w:rsidRPr="00E66272">
        <w:rPr>
          <w:rFonts w:ascii="Arial" w:hAnsi="Arial" w:cs="Arial" w:hint="cs"/>
          <w:color w:val="000000" w:themeColor="text1"/>
          <w:lang w:eastAsia="en-GB"/>
        </w:rPr>
        <w:instrText xml:space="preserve"> ADDIN EN.CITE &lt;EndNote&gt;&lt;Cite&gt;&lt;Author&gt;Bennett&lt;/Author&gt;&lt;Year&gt;2015&lt;/Year&gt;&lt;RecNum&gt;38&lt;/RecNum&gt;&lt;DisplayText&gt;[9]&lt;/DisplayText&gt;&lt;record&gt;&lt;rec-number&gt;38&lt;/rec-number&gt;&lt;foreign-keys&gt;&lt;key app="EN" db-id="f0v5rsxviwv5pgessfrx5x06p52wwwteesvt" timestamp="1722011279"&gt;38&lt;/key&gt;&lt;/foreign-keys&gt;&lt;ref-type name="Journal Article"&gt;17&lt;/ref-type&gt;&lt;contributors&gt;&lt;authors&gt;&lt;author&gt;Bennett, Rachel&lt;/author&gt;&lt;author&gt;Hosegood, Victoria&lt;/author&gt;&lt;author&gt;Newell, Marie</w:instrText>
      </w:r>
      <w:r w:rsidR="006575DA" w:rsidRPr="00E66272">
        <w:rPr>
          <w:rFonts w:ascii="Cambria Math" w:hAnsi="Cambria Math" w:cs="Cambria Math"/>
          <w:color w:val="000000" w:themeColor="text1"/>
          <w:lang w:eastAsia="en-GB"/>
        </w:rPr>
        <w:instrText>‐</w:instrText>
      </w:r>
      <w:r w:rsidR="006575DA" w:rsidRPr="00E66272">
        <w:rPr>
          <w:rFonts w:ascii="Arial" w:hAnsi="Arial" w:cs="Arial" w:hint="cs"/>
          <w:color w:val="000000" w:themeColor="text1"/>
          <w:lang w:eastAsia="en-GB"/>
        </w:rPr>
        <w:instrText>Louise&lt;/author&gt;&lt;author&gt;McGrath, Nuala&lt;/author&gt;&lt;/authors&gt;&lt;/contributors&gt;&lt;titles&gt;&lt;title&gt;An approach to measuring dispersed families with a particular focus on children ‘left behind’by migrant parents: findings from rural South Africa&lt;/title&gt;&lt;secondary-title&gt;Population, space and place&lt;/secondary-title&gt;&lt;/titles&gt;&lt;periodical&gt;&lt;full-title&gt;Population, space and place&lt;/full-title&gt;&lt;/periodical&gt;&lt;pages&gt;322-334&lt;/pages&gt;&lt;volume&gt;21&lt;/volume&gt;&lt;number&gt;4&lt;/number&gt;&lt;dates&gt;&lt;year&gt;2015&lt;/year&gt;&lt;/dates&gt;&lt;isbn&gt;1544-8444&lt;/isbn&gt;&lt;urls&gt;&lt;/urls&gt;&lt;/record&gt;&lt;/Cite&gt;&lt;/EndNote&gt;</w:instrText>
      </w:r>
      <w:r w:rsidR="006575DA" w:rsidRPr="00E66272">
        <w:rPr>
          <w:rFonts w:ascii="Arial" w:hAnsi="Arial" w:cs="Arial" w:hint="cs"/>
          <w:color w:val="000000" w:themeColor="text1"/>
          <w:lang w:eastAsia="en-GB"/>
        </w:rPr>
        <w:fldChar w:fldCharType="separate"/>
      </w:r>
      <w:r w:rsidR="006575DA" w:rsidRPr="00E66272">
        <w:rPr>
          <w:rFonts w:ascii="Arial" w:hAnsi="Arial" w:cs="Arial" w:hint="cs"/>
          <w:noProof/>
          <w:color w:val="000000" w:themeColor="text1"/>
          <w:lang w:eastAsia="en-GB"/>
        </w:rPr>
        <w:t>[9]</w:t>
      </w:r>
      <w:r w:rsidR="006575DA" w:rsidRPr="00E66272">
        <w:rPr>
          <w:rFonts w:ascii="Arial" w:hAnsi="Arial" w:cs="Arial" w:hint="cs"/>
          <w:color w:val="000000" w:themeColor="text1"/>
          <w:lang w:eastAsia="en-GB"/>
        </w:rPr>
        <w:fldChar w:fldCharType="end"/>
      </w:r>
      <w:r w:rsidR="00E97B76" w:rsidRPr="00E66272">
        <w:rPr>
          <w:rFonts w:ascii="Arial" w:hAnsi="Arial" w:cs="Arial" w:hint="cs"/>
          <w:color w:val="000000" w:themeColor="text1"/>
          <w:lang w:eastAsia="en-GB"/>
        </w:rPr>
        <w:t xml:space="preserve">. </w:t>
      </w:r>
    </w:p>
    <w:p w14:paraId="5CFD30A1" w14:textId="77777777" w:rsidR="00BF36EB" w:rsidRPr="00E66272" w:rsidRDefault="00BF36EB" w:rsidP="00E66272">
      <w:pPr>
        <w:pBdr>
          <w:top w:val="nil"/>
          <w:left w:val="nil"/>
          <w:bottom w:val="nil"/>
          <w:right w:val="nil"/>
          <w:between w:val="nil"/>
        </w:pBdr>
        <w:jc w:val="both"/>
        <w:rPr>
          <w:rFonts w:ascii="Arial" w:hAnsi="Arial" w:cs="Arial"/>
          <w:color w:val="000000" w:themeColor="text1"/>
        </w:rPr>
      </w:pPr>
    </w:p>
    <w:p w14:paraId="5B33847F" w14:textId="4C6C2A77" w:rsidR="0092426E" w:rsidRPr="00E66272" w:rsidRDefault="00BF36EB" w:rsidP="5F7C5B9A">
      <w:pPr>
        <w:pBdr>
          <w:top w:val="nil"/>
          <w:left w:val="nil"/>
          <w:bottom w:val="nil"/>
          <w:right w:val="nil"/>
          <w:between w:val="nil"/>
        </w:pBdr>
        <w:jc w:val="both"/>
        <w:rPr>
          <w:rFonts w:ascii="Arial" w:hAnsi="Arial" w:cs="Arial"/>
          <w:color w:val="000000" w:themeColor="text1"/>
        </w:rPr>
      </w:pPr>
      <w:r w:rsidRPr="5F7C5B9A">
        <w:rPr>
          <w:rFonts w:ascii="Arial" w:hAnsi="Arial" w:cs="Arial"/>
          <w:color w:val="000000" w:themeColor="text1"/>
        </w:rPr>
        <w:t>The</w:t>
      </w:r>
      <w:r w:rsidR="00E97B76" w:rsidRPr="5F7C5B9A">
        <w:rPr>
          <w:rFonts w:ascii="Arial" w:hAnsi="Arial" w:cs="Arial"/>
          <w:color w:val="000000" w:themeColor="text1"/>
        </w:rPr>
        <w:t xml:space="preserve"> potential findings </w:t>
      </w:r>
      <w:r w:rsidR="008E571C" w:rsidRPr="5F7C5B9A">
        <w:rPr>
          <w:rFonts w:ascii="Arial" w:hAnsi="Arial" w:cs="Arial"/>
          <w:color w:val="000000" w:themeColor="text1"/>
        </w:rPr>
        <w:t>h</w:t>
      </w:r>
      <w:r w:rsidR="00E97B76" w:rsidRPr="5F7C5B9A">
        <w:rPr>
          <w:rFonts w:ascii="Arial" w:hAnsi="Arial" w:cs="Arial"/>
          <w:color w:val="000000" w:themeColor="text1"/>
        </w:rPr>
        <w:t>ave</w:t>
      </w:r>
      <w:r w:rsidR="008E571C" w:rsidRPr="5F7C5B9A">
        <w:rPr>
          <w:rFonts w:ascii="Arial" w:hAnsi="Arial" w:cs="Arial"/>
          <w:color w:val="000000" w:themeColor="text1"/>
        </w:rPr>
        <w:t xml:space="preserve"> concrete policy implications</w:t>
      </w:r>
      <w:r w:rsidR="001D6105" w:rsidRPr="5F7C5B9A">
        <w:rPr>
          <w:rFonts w:ascii="Arial" w:hAnsi="Arial" w:cs="Arial"/>
          <w:color w:val="000000" w:themeColor="text1"/>
        </w:rPr>
        <w:t>. For instance,</w:t>
      </w:r>
      <w:r w:rsidR="008E571C" w:rsidRPr="5F7C5B9A">
        <w:rPr>
          <w:rFonts w:ascii="Arial" w:hAnsi="Arial" w:cs="Arial"/>
          <w:color w:val="000000" w:themeColor="text1"/>
        </w:rPr>
        <w:t xml:space="preserve"> </w:t>
      </w:r>
      <w:r w:rsidR="001D6105" w:rsidRPr="5F7C5B9A">
        <w:rPr>
          <w:rFonts w:ascii="Arial" w:hAnsi="Arial" w:cs="Arial"/>
          <w:color w:val="000000" w:themeColor="text1"/>
        </w:rPr>
        <w:t>SES</w:t>
      </w:r>
      <w:r w:rsidR="008E571C" w:rsidRPr="5F7C5B9A">
        <w:rPr>
          <w:rFonts w:ascii="Arial" w:hAnsi="Arial" w:cs="Arial"/>
          <w:color w:val="000000" w:themeColor="text1"/>
        </w:rPr>
        <w:t xml:space="preserve"> and food security have clear associated policy provisions </w:t>
      </w:r>
      <w:r w:rsidR="001D6105" w:rsidRPr="5F7C5B9A">
        <w:rPr>
          <w:rFonts w:ascii="Arial" w:hAnsi="Arial" w:cs="Arial"/>
          <w:color w:val="000000" w:themeColor="text1"/>
        </w:rPr>
        <w:t xml:space="preserve">to address them </w:t>
      </w:r>
      <w:r w:rsidR="008E571C" w:rsidRPr="5F7C5B9A">
        <w:rPr>
          <w:rFonts w:ascii="Arial" w:hAnsi="Arial" w:cs="Arial"/>
          <w:color w:val="000000" w:themeColor="text1"/>
        </w:rPr>
        <w:t>(including, for instance, social protection, school feeding schemes etc.)</w:t>
      </w:r>
      <w:r w:rsidR="001D6105" w:rsidRPr="5F7C5B9A">
        <w:rPr>
          <w:rFonts w:ascii="Arial" w:hAnsi="Arial" w:cs="Arial"/>
          <w:color w:val="000000" w:themeColor="text1"/>
        </w:rPr>
        <w:t xml:space="preserve">. </w:t>
      </w:r>
      <w:r w:rsidR="00DF0017" w:rsidRPr="5F7C5B9A">
        <w:rPr>
          <w:rFonts w:ascii="Arial" w:hAnsi="Arial" w:cs="Arial"/>
          <w:color w:val="000000" w:themeColor="text1"/>
        </w:rPr>
        <w:t>Caregiver</w:t>
      </w:r>
      <w:r w:rsidR="00C15F88" w:rsidRPr="5F7C5B9A">
        <w:rPr>
          <w:rFonts w:ascii="Arial" w:hAnsi="Arial" w:cs="Arial"/>
          <w:color w:val="000000" w:themeColor="text1"/>
        </w:rPr>
        <w:t xml:space="preserve"> residency and co-residency, </w:t>
      </w:r>
      <w:r w:rsidR="005614D2" w:rsidRPr="5F7C5B9A">
        <w:rPr>
          <w:rFonts w:ascii="Arial" w:hAnsi="Arial" w:cs="Arial"/>
          <w:color w:val="000000" w:themeColor="text1"/>
        </w:rPr>
        <w:t>can inform</w:t>
      </w:r>
      <w:r w:rsidR="008E571C" w:rsidRPr="5F7C5B9A">
        <w:rPr>
          <w:rFonts w:ascii="Arial" w:hAnsi="Arial" w:cs="Arial"/>
          <w:color w:val="000000" w:themeColor="text1"/>
        </w:rPr>
        <w:t xml:space="preserve"> a range of programming which is responsive to young people’s varied </w:t>
      </w:r>
      <w:r w:rsidR="00DF0017" w:rsidRPr="5F7C5B9A">
        <w:rPr>
          <w:rFonts w:ascii="Arial" w:hAnsi="Arial" w:cs="Arial"/>
          <w:color w:val="000000" w:themeColor="text1"/>
        </w:rPr>
        <w:t xml:space="preserve">caregiver </w:t>
      </w:r>
      <w:r w:rsidR="008E571C" w:rsidRPr="5F7C5B9A">
        <w:rPr>
          <w:rFonts w:ascii="Arial" w:hAnsi="Arial" w:cs="Arial"/>
          <w:color w:val="000000" w:themeColor="text1"/>
        </w:rPr>
        <w:t xml:space="preserve">residence arrangements. </w:t>
      </w:r>
      <w:r w:rsidR="001D6105" w:rsidRPr="5F7C5B9A">
        <w:rPr>
          <w:rFonts w:ascii="Arial" w:hAnsi="Arial" w:cs="Arial"/>
          <w:color w:val="000000" w:themeColor="text1"/>
        </w:rPr>
        <w:t>O</w:t>
      </w:r>
      <w:r w:rsidR="008E571C" w:rsidRPr="5F7C5B9A">
        <w:rPr>
          <w:rFonts w:ascii="Arial" w:hAnsi="Arial" w:cs="Arial"/>
          <w:color w:val="000000" w:themeColor="text1"/>
        </w:rPr>
        <w:t xml:space="preserve">ur methods will </w:t>
      </w:r>
      <w:r w:rsidR="001D6105" w:rsidRPr="5F7C5B9A">
        <w:rPr>
          <w:rFonts w:ascii="Arial" w:hAnsi="Arial" w:cs="Arial"/>
          <w:color w:val="000000" w:themeColor="text1"/>
        </w:rPr>
        <w:t xml:space="preserve">also </w:t>
      </w:r>
      <w:r w:rsidR="008E571C" w:rsidRPr="5F7C5B9A">
        <w:rPr>
          <w:rFonts w:ascii="Arial" w:hAnsi="Arial" w:cs="Arial"/>
          <w:color w:val="000000" w:themeColor="text1"/>
        </w:rPr>
        <w:t xml:space="preserve">be highly adaptable, because the AHRI HDSS is one of </w:t>
      </w:r>
      <w:r w:rsidR="00096D30" w:rsidRPr="5F7C5B9A">
        <w:rPr>
          <w:rFonts w:ascii="Arial" w:hAnsi="Arial" w:cs="Arial"/>
          <w:color w:val="000000" w:themeColor="text1"/>
        </w:rPr>
        <w:t xml:space="preserve">six </w:t>
      </w:r>
      <w:r w:rsidR="008E571C" w:rsidRPr="5F7C5B9A">
        <w:rPr>
          <w:rFonts w:ascii="Arial" w:hAnsi="Arial" w:cs="Arial"/>
          <w:color w:val="000000" w:themeColor="text1"/>
        </w:rPr>
        <w:t xml:space="preserve"> within South Africa</w:t>
      </w:r>
      <w:r w:rsidR="00325B7E" w:rsidRPr="5F7C5B9A">
        <w:rPr>
          <w:rFonts w:ascii="Arial" w:hAnsi="Arial" w:cs="Arial"/>
          <w:color w:val="000000" w:themeColor="text1"/>
        </w:rPr>
        <w:t xml:space="preserve"> that are part of the SAPRIN network (director KH)</w:t>
      </w:r>
      <w:r w:rsidR="008E571C" w:rsidRPr="5F7C5B9A">
        <w:rPr>
          <w:rFonts w:ascii="Arial" w:hAnsi="Arial" w:cs="Arial"/>
          <w:color w:val="000000" w:themeColor="text1"/>
        </w:rPr>
        <w:t>, and many of those have nested cohorts similar to those represented in the harmoni</w:t>
      </w:r>
      <w:r w:rsidR="001D6105" w:rsidRPr="5F7C5B9A">
        <w:rPr>
          <w:rFonts w:ascii="Arial" w:hAnsi="Arial" w:cs="Arial"/>
          <w:color w:val="000000" w:themeColor="text1"/>
        </w:rPr>
        <w:t>s</w:t>
      </w:r>
      <w:r w:rsidR="008E571C" w:rsidRPr="5F7C5B9A">
        <w:rPr>
          <w:rFonts w:ascii="Arial" w:hAnsi="Arial" w:cs="Arial"/>
          <w:color w:val="000000" w:themeColor="text1"/>
        </w:rPr>
        <w:t>ed dataset</w:t>
      </w:r>
      <w:r w:rsidR="001D6105" w:rsidRPr="5F7C5B9A">
        <w:rPr>
          <w:rFonts w:ascii="Arial" w:hAnsi="Arial" w:cs="Arial"/>
          <w:color w:val="000000" w:themeColor="text1"/>
        </w:rPr>
        <w:t xml:space="preserve"> </w:t>
      </w:r>
      <w:r w:rsidR="001D6105" w:rsidRPr="5F7C5B9A">
        <w:rPr>
          <w:rFonts w:ascii="Arial" w:eastAsia="Arial" w:hAnsi="Arial" w:cs="Arial"/>
          <w:color w:val="000000" w:themeColor="text1"/>
        </w:rPr>
        <w:t>of mental health measures</w:t>
      </w:r>
      <w:r w:rsidR="008E571C" w:rsidRPr="5F7C5B9A">
        <w:rPr>
          <w:rFonts w:ascii="Arial" w:hAnsi="Arial" w:cs="Arial"/>
          <w:color w:val="000000" w:themeColor="text1"/>
        </w:rPr>
        <w:t xml:space="preserve">. Furthermore, AHRI </w:t>
      </w:r>
      <w:r w:rsidR="001D6105" w:rsidRPr="5F7C5B9A">
        <w:rPr>
          <w:rFonts w:ascii="Arial" w:hAnsi="Arial" w:cs="Arial"/>
          <w:color w:val="000000" w:themeColor="text1"/>
        </w:rPr>
        <w:t>co-</w:t>
      </w:r>
      <w:r w:rsidR="008E571C" w:rsidRPr="5F7C5B9A">
        <w:rPr>
          <w:rFonts w:ascii="Arial" w:hAnsi="Arial" w:cs="Arial"/>
          <w:color w:val="000000" w:themeColor="text1"/>
        </w:rPr>
        <w:t>lead</w:t>
      </w:r>
      <w:r w:rsidR="001D6105" w:rsidRPr="5F7C5B9A">
        <w:rPr>
          <w:rFonts w:ascii="Arial" w:hAnsi="Arial" w:cs="Arial"/>
          <w:color w:val="000000" w:themeColor="text1"/>
        </w:rPr>
        <w:t>s</w:t>
      </w:r>
      <w:r w:rsidR="008E571C" w:rsidRPr="5F7C5B9A">
        <w:rPr>
          <w:rFonts w:ascii="Arial" w:hAnsi="Arial" w:cs="Arial"/>
          <w:color w:val="000000" w:themeColor="text1"/>
        </w:rPr>
        <w:t xml:space="preserve"> </w:t>
      </w:r>
      <w:r w:rsidR="00325B7E" w:rsidRPr="5F7C5B9A">
        <w:rPr>
          <w:rFonts w:ascii="Arial" w:hAnsi="Arial" w:cs="Arial"/>
          <w:color w:val="000000" w:themeColor="text1"/>
        </w:rPr>
        <w:t xml:space="preserve">(co-PI KH) </w:t>
      </w:r>
      <w:r w:rsidR="008E571C" w:rsidRPr="5F7C5B9A">
        <w:rPr>
          <w:rFonts w:ascii="Arial" w:hAnsi="Arial" w:cs="Arial"/>
          <w:color w:val="000000" w:themeColor="text1"/>
        </w:rPr>
        <w:t xml:space="preserve">the African Population Cohorts Consortium </w:t>
      </w:r>
      <w:r w:rsidR="00195D51" w:rsidRPr="5F7C5B9A">
        <w:rPr>
          <w:rFonts w:ascii="Arial" w:hAnsi="Arial" w:cs="Arial"/>
          <w:color w:val="000000" w:themeColor="text1"/>
        </w:rPr>
        <w:t xml:space="preserve">(APCC) </w:t>
      </w:r>
      <w:r w:rsidR="008E571C" w:rsidRPr="5F7C5B9A">
        <w:rPr>
          <w:rFonts w:ascii="Arial" w:hAnsi="Arial" w:cs="Arial"/>
          <w:color w:val="000000" w:themeColor="text1"/>
        </w:rPr>
        <w:t xml:space="preserve">– </w:t>
      </w:r>
      <w:r w:rsidR="00436C87" w:rsidRPr="5F7C5B9A">
        <w:rPr>
          <w:rFonts w:ascii="Arial" w:hAnsi="Arial" w:cs="Arial"/>
          <w:color w:val="000000" w:themeColor="text1"/>
        </w:rPr>
        <w:t>a network of 98 HDSS sites across 23 African countries</w:t>
      </w:r>
      <w:r w:rsidR="008E571C" w:rsidRPr="5F7C5B9A">
        <w:rPr>
          <w:rFonts w:ascii="Arial" w:hAnsi="Arial" w:cs="Arial"/>
          <w:color w:val="000000" w:themeColor="text1"/>
        </w:rPr>
        <w:t xml:space="preserve"> – which would allow the transportation of this method </w:t>
      </w:r>
      <w:r w:rsidR="001D6105" w:rsidRPr="5F7C5B9A">
        <w:rPr>
          <w:rFonts w:ascii="Arial" w:hAnsi="Arial" w:cs="Arial"/>
          <w:color w:val="000000" w:themeColor="text1"/>
        </w:rPr>
        <w:t>across the continent</w:t>
      </w:r>
      <w:r w:rsidR="008E571C" w:rsidRPr="5F7C5B9A">
        <w:rPr>
          <w:rFonts w:ascii="Arial" w:hAnsi="Arial" w:cs="Arial"/>
          <w:color w:val="000000" w:themeColor="text1"/>
        </w:rPr>
        <w:t>.</w:t>
      </w:r>
    </w:p>
    <w:p w14:paraId="39F26E2F" w14:textId="77777777" w:rsidR="008E571C" w:rsidRPr="00E66272" w:rsidRDefault="008E571C" w:rsidP="00E66272">
      <w:pPr>
        <w:pBdr>
          <w:top w:val="nil"/>
          <w:left w:val="nil"/>
          <w:bottom w:val="nil"/>
          <w:right w:val="nil"/>
          <w:between w:val="nil"/>
        </w:pBdr>
        <w:jc w:val="both"/>
        <w:rPr>
          <w:rFonts w:ascii="Arial" w:hAnsi="Arial" w:cs="Arial"/>
          <w:color w:val="000000" w:themeColor="text1"/>
        </w:rPr>
      </w:pPr>
    </w:p>
    <w:p w14:paraId="157FAAD2" w14:textId="3983AF21" w:rsidR="0097544F" w:rsidRPr="00E66272" w:rsidRDefault="00E66272" w:rsidP="00E66272">
      <w:pPr>
        <w:shd w:val="clear" w:color="auto" w:fill="D5DCE4" w:themeFill="text2" w:themeFillTint="33"/>
        <w:jc w:val="both"/>
        <w:rPr>
          <w:rFonts w:ascii="Arial" w:hAnsi="Arial" w:cs="Arial"/>
          <w:color w:val="000000" w:themeColor="text1"/>
        </w:rPr>
      </w:pPr>
      <w:r>
        <w:rPr>
          <w:rFonts w:ascii="Arial" w:hAnsi="Arial" w:cs="Arial"/>
          <w:color w:val="000000" w:themeColor="text1"/>
        </w:rPr>
        <w:t xml:space="preserve">5. </w:t>
      </w:r>
      <w:r w:rsidR="2DE86D01" w:rsidRPr="00E66272">
        <w:rPr>
          <w:rFonts w:ascii="Arial" w:hAnsi="Arial" w:cs="Arial" w:hint="cs"/>
          <w:color w:val="000000" w:themeColor="text1"/>
        </w:rPr>
        <w:t xml:space="preserve">Project design and </w:t>
      </w:r>
      <w:r w:rsidR="25BC7FCF" w:rsidRPr="00E66272">
        <w:rPr>
          <w:rFonts w:ascii="Arial" w:hAnsi="Arial" w:cs="Arial" w:hint="cs"/>
          <w:color w:val="000000" w:themeColor="text1"/>
        </w:rPr>
        <w:t>methodology</w:t>
      </w:r>
      <w:r w:rsidR="40C84800" w:rsidRPr="00E66272">
        <w:rPr>
          <w:rFonts w:ascii="Arial" w:hAnsi="Arial" w:cs="Arial" w:hint="cs"/>
          <w:color w:val="000000" w:themeColor="text1"/>
        </w:rPr>
        <w:t xml:space="preserve"> </w:t>
      </w:r>
      <w:r w:rsidR="4CB355F8" w:rsidRPr="00E66272">
        <w:rPr>
          <w:rFonts w:ascii="Arial" w:hAnsi="Arial" w:cs="Arial" w:hint="cs"/>
          <w:color w:val="000000" w:themeColor="text1"/>
          <w:lang w:val="en-GB"/>
        </w:rPr>
        <w:t xml:space="preserve">(max 1500 words) </w:t>
      </w:r>
    </w:p>
    <w:p w14:paraId="702BA748" w14:textId="1E915057" w:rsidR="4D94E62B" w:rsidRPr="00E66272" w:rsidRDefault="4D94E62B" w:rsidP="00E66272">
      <w:pPr>
        <w:spacing w:line="240" w:lineRule="auto"/>
        <w:jc w:val="both"/>
        <w:rPr>
          <w:rFonts w:ascii="Arial" w:hAnsi="Arial" w:cs="Arial"/>
          <w:color w:val="000000" w:themeColor="text1"/>
          <w:lang w:val="en-GB"/>
        </w:rPr>
      </w:pPr>
      <w:r w:rsidRPr="00E66272">
        <w:rPr>
          <w:rFonts w:ascii="Arial" w:hAnsi="Arial" w:cs="Arial" w:hint="cs"/>
          <w:color w:val="000000" w:themeColor="text1"/>
          <w:lang w:val="en-GB"/>
        </w:rPr>
        <w:t xml:space="preserve">The </w:t>
      </w:r>
      <w:r w:rsidR="00CC61F1" w:rsidRPr="00E66272">
        <w:rPr>
          <w:rFonts w:ascii="Arial" w:hAnsi="Arial" w:cs="Arial" w:hint="cs"/>
          <w:color w:val="000000" w:themeColor="text1"/>
          <w:lang w:val="en-GB"/>
        </w:rPr>
        <w:t>proposed work</w:t>
      </w:r>
      <w:r w:rsidRPr="00E66272">
        <w:rPr>
          <w:rFonts w:ascii="Arial" w:hAnsi="Arial" w:cs="Arial" w:hint="cs"/>
          <w:color w:val="000000" w:themeColor="text1"/>
          <w:lang w:val="en-GB"/>
        </w:rPr>
        <w:t xml:space="preserve"> </w:t>
      </w:r>
      <w:r w:rsidR="00E50557" w:rsidRPr="00E66272">
        <w:rPr>
          <w:rFonts w:ascii="Arial" w:hAnsi="Arial" w:cs="Arial" w:hint="cs"/>
          <w:color w:val="000000" w:themeColor="text1"/>
          <w:lang w:val="en-GB"/>
        </w:rPr>
        <w:t>will be achieved through</w:t>
      </w:r>
      <w:r w:rsidRPr="00E66272">
        <w:rPr>
          <w:rFonts w:ascii="Arial" w:hAnsi="Arial" w:cs="Arial" w:hint="cs"/>
          <w:color w:val="000000" w:themeColor="text1"/>
          <w:lang w:val="en-GB"/>
        </w:rPr>
        <w:t xml:space="preserve"> </w:t>
      </w:r>
      <w:r w:rsidR="21DA721A" w:rsidRPr="00E66272">
        <w:rPr>
          <w:rFonts w:ascii="Arial" w:hAnsi="Arial" w:cs="Arial" w:hint="cs"/>
          <w:color w:val="000000" w:themeColor="text1"/>
          <w:lang w:val="en-GB"/>
        </w:rPr>
        <w:t xml:space="preserve">two complementary </w:t>
      </w:r>
      <w:r w:rsidR="00E50557" w:rsidRPr="00E66272">
        <w:rPr>
          <w:rFonts w:ascii="Arial" w:hAnsi="Arial" w:cs="Arial" w:hint="cs"/>
          <w:color w:val="000000" w:themeColor="text1"/>
          <w:lang w:val="en-GB"/>
        </w:rPr>
        <w:t>parts:</w:t>
      </w:r>
    </w:p>
    <w:p w14:paraId="1D845599" w14:textId="4764C579" w:rsidR="21DA721A" w:rsidRPr="00E66272" w:rsidRDefault="21DA721A" w:rsidP="00E66272">
      <w:pPr>
        <w:pStyle w:val="ListParagraph"/>
        <w:numPr>
          <w:ilvl w:val="0"/>
          <w:numId w:val="1"/>
        </w:numPr>
        <w:spacing w:line="240" w:lineRule="auto"/>
        <w:jc w:val="both"/>
        <w:rPr>
          <w:rFonts w:ascii="Arial" w:hAnsi="Arial" w:cs="Arial"/>
          <w:color w:val="000000" w:themeColor="text1"/>
          <w:lang w:val="en-GB"/>
        </w:rPr>
      </w:pPr>
      <w:r w:rsidRPr="00E66272">
        <w:rPr>
          <w:rFonts w:ascii="Arial" w:hAnsi="Arial" w:cs="Arial" w:hint="cs"/>
          <w:color w:val="000000" w:themeColor="text1"/>
          <w:lang w:val="en-GB"/>
        </w:rPr>
        <w:t>Part one</w:t>
      </w:r>
      <w:r w:rsidR="00CC61F1" w:rsidRPr="00E66272">
        <w:rPr>
          <w:rFonts w:ascii="Arial" w:hAnsi="Arial" w:cs="Arial" w:hint="cs"/>
          <w:color w:val="000000" w:themeColor="text1"/>
          <w:lang w:val="en-GB"/>
        </w:rPr>
        <w:t xml:space="preserve">: </w:t>
      </w:r>
      <w:r w:rsidR="00616EE6" w:rsidRPr="00E66272">
        <w:rPr>
          <w:rFonts w:ascii="Arial" w:hAnsi="Arial" w:cs="Arial" w:hint="cs"/>
          <w:color w:val="000000" w:themeColor="text1"/>
          <w:lang w:val="en-GB"/>
        </w:rPr>
        <w:t>co-creating</w:t>
      </w:r>
      <w:r w:rsidR="00E50557" w:rsidRPr="00E66272">
        <w:rPr>
          <w:rFonts w:ascii="Arial" w:hAnsi="Arial" w:cs="Arial" w:hint="cs"/>
          <w:color w:val="000000" w:themeColor="text1"/>
          <w:lang w:val="en-GB"/>
        </w:rPr>
        <w:t xml:space="preserve"> a shared research project </w:t>
      </w:r>
      <w:r w:rsidRPr="00E66272">
        <w:rPr>
          <w:rFonts w:ascii="Arial" w:hAnsi="Arial" w:cs="Arial" w:hint="cs"/>
          <w:color w:val="000000" w:themeColor="text1"/>
          <w:lang w:val="en-GB"/>
        </w:rPr>
        <w:t xml:space="preserve">to understand young </w:t>
      </w:r>
      <w:proofErr w:type="gramStart"/>
      <w:r w:rsidRPr="00E66272">
        <w:rPr>
          <w:rFonts w:ascii="Arial" w:hAnsi="Arial" w:cs="Arial" w:hint="cs"/>
          <w:color w:val="000000" w:themeColor="text1"/>
          <w:lang w:val="en-GB"/>
        </w:rPr>
        <w:t>people’s</w:t>
      </w:r>
      <w:proofErr w:type="gramEnd"/>
      <w:r w:rsidRPr="00E66272">
        <w:rPr>
          <w:rFonts w:ascii="Arial" w:hAnsi="Arial" w:cs="Arial" w:hint="cs"/>
          <w:color w:val="000000" w:themeColor="text1"/>
          <w:lang w:val="en-GB"/>
        </w:rPr>
        <w:t xml:space="preserve"> lived experience of social determinants and mechanisms of mental health. </w:t>
      </w:r>
      <w:r w:rsidRPr="00E66272">
        <w:rPr>
          <w:rFonts w:ascii="Arial" w:hAnsi="Arial" w:cs="Arial" w:hint="cs"/>
          <w:color w:val="000000" w:themeColor="text1"/>
          <w:u w:val="single"/>
          <w:lang w:val="en-GB"/>
        </w:rPr>
        <w:t>This is not for the purposes</w:t>
      </w:r>
      <w:r w:rsidR="4E786705" w:rsidRPr="00E66272">
        <w:rPr>
          <w:rFonts w:ascii="Arial" w:hAnsi="Arial" w:cs="Arial" w:hint="cs"/>
          <w:color w:val="000000" w:themeColor="text1"/>
          <w:u w:val="single"/>
          <w:lang w:val="en-GB"/>
        </w:rPr>
        <w:t xml:space="preserve"> of primary data collection</w:t>
      </w:r>
      <w:r w:rsidR="4E786705" w:rsidRPr="00E66272">
        <w:rPr>
          <w:rFonts w:ascii="Arial" w:hAnsi="Arial" w:cs="Arial" w:hint="cs"/>
          <w:color w:val="000000" w:themeColor="text1"/>
          <w:lang w:val="en-GB"/>
        </w:rPr>
        <w:t xml:space="preserve">, but to allow for </w:t>
      </w:r>
      <w:r w:rsidR="00E50557" w:rsidRPr="00E66272">
        <w:rPr>
          <w:rFonts w:ascii="Arial" w:hAnsi="Arial" w:cs="Arial" w:hint="cs"/>
          <w:color w:val="000000" w:themeColor="text1"/>
          <w:lang w:val="en-GB"/>
        </w:rPr>
        <w:t xml:space="preserve">a youth-led research </w:t>
      </w:r>
      <w:r w:rsidR="4E786705" w:rsidRPr="00E66272">
        <w:rPr>
          <w:rFonts w:ascii="Arial" w:hAnsi="Arial" w:cs="Arial" w:hint="cs"/>
          <w:color w:val="000000" w:themeColor="text1"/>
          <w:lang w:val="en-GB"/>
        </w:rPr>
        <w:t xml:space="preserve">agenda and framework for making meaning </w:t>
      </w:r>
      <w:r w:rsidR="00616EE6" w:rsidRPr="00E66272">
        <w:rPr>
          <w:rFonts w:ascii="Arial" w:hAnsi="Arial" w:cs="Arial" w:hint="cs"/>
          <w:color w:val="000000" w:themeColor="text1"/>
          <w:lang w:val="en-GB"/>
        </w:rPr>
        <w:t>in</w:t>
      </w:r>
      <w:r w:rsidR="4E786705" w:rsidRPr="00E66272">
        <w:rPr>
          <w:rFonts w:ascii="Arial" w:hAnsi="Arial" w:cs="Arial" w:hint="cs"/>
          <w:color w:val="000000" w:themeColor="text1"/>
          <w:lang w:val="en-GB"/>
        </w:rPr>
        <w:t xml:space="preserve"> Part two</w:t>
      </w:r>
      <w:r w:rsidR="0FDDDCB4" w:rsidRPr="00E66272">
        <w:rPr>
          <w:rFonts w:ascii="Arial" w:hAnsi="Arial" w:cs="Arial" w:hint="cs"/>
          <w:color w:val="000000" w:themeColor="text1"/>
          <w:lang w:val="en-GB"/>
        </w:rPr>
        <w:t>.</w:t>
      </w:r>
    </w:p>
    <w:p w14:paraId="1C9E16DE" w14:textId="2A13AACB" w:rsidR="4E786705" w:rsidRPr="00E66272" w:rsidRDefault="4E786705" w:rsidP="00E66272">
      <w:pPr>
        <w:pStyle w:val="ListParagraph"/>
        <w:numPr>
          <w:ilvl w:val="0"/>
          <w:numId w:val="1"/>
        </w:numPr>
        <w:spacing w:line="240" w:lineRule="auto"/>
        <w:jc w:val="both"/>
        <w:rPr>
          <w:rFonts w:ascii="Arial" w:hAnsi="Arial" w:cs="Arial"/>
          <w:color w:val="000000" w:themeColor="text1"/>
          <w:lang w:val="en-GB"/>
        </w:rPr>
      </w:pPr>
      <w:r w:rsidRPr="00E66272">
        <w:rPr>
          <w:rFonts w:ascii="Arial" w:hAnsi="Arial" w:cs="Arial" w:hint="cs"/>
          <w:color w:val="000000" w:themeColor="text1"/>
          <w:lang w:val="en-GB"/>
        </w:rPr>
        <w:t xml:space="preserve">Part </w:t>
      </w:r>
      <w:r w:rsidR="088623D9" w:rsidRPr="00E66272">
        <w:rPr>
          <w:rFonts w:ascii="Arial" w:hAnsi="Arial" w:cs="Arial" w:hint="cs"/>
          <w:color w:val="000000" w:themeColor="text1"/>
          <w:lang w:val="en-GB"/>
        </w:rPr>
        <w:t>two</w:t>
      </w:r>
      <w:r w:rsidR="00CC61F1" w:rsidRPr="00E66272">
        <w:rPr>
          <w:rFonts w:ascii="Arial" w:hAnsi="Arial" w:cs="Arial" w:hint="cs"/>
          <w:color w:val="000000" w:themeColor="text1"/>
          <w:lang w:val="en-GB"/>
        </w:rPr>
        <w:t xml:space="preserve">: </w:t>
      </w:r>
      <w:r w:rsidR="00616EE6" w:rsidRPr="00E66272">
        <w:rPr>
          <w:rFonts w:ascii="Arial" w:hAnsi="Arial" w:cs="Arial" w:hint="cs"/>
          <w:color w:val="000000" w:themeColor="text1"/>
          <w:lang w:val="en-GB"/>
        </w:rPr>
        <w:t>creating</w:t>
      </w:r>
      <w:r w:rsidRPr="00E66272">
        <w:rPr>
          <w:rFonts w:ascii="Arial" w:hAnsi="Arial" w:cs="Arial" w:hint="cs"/>
          <w:color w:val="000000" w:themeColor="text1"/>
          <w:lang w:val="en-GB"/>
        </w:rPr>
        <w:t xml:space="preserve"> the </w:t>
      </w:r>
      <w:r w:rsidR="00B92F74" w:rsidRPr="00E66272">
        <w:rPr>
          <w:rFonts w:ascii="Arial" w:hAnsi="Arial" w:cs="Arial" w:hint="cs"/>
          <w:color w:val="000000" w:themeColor="text1"/>
        </w:rPr>
        <w:t xml:space="preserve">CO-LUMINATE longitudinal linked </w:t>
      </w:r>
      <w:proofErr w:type="gramStart"/>
      <w:r w:rsidR="00B92F74" w:rsidRPr="00E66272">
        <w:rPr>
          <w:rFonts w:ascii="Arial" w:hAnsi="Arial" w:cs="Arial" w:hint="cs"/>
          <w:color w:val="000000" w:themeColor="text1"/>
        </w:rPr>
        <w:t>dataset</w:t>
      </w:r>
      <w:r w:rsidRPr="00E66272">
        <w:rPr>
          <w:rFonts w:ascii="Arial" w:hAnsi="Arial" w:cs="Arial" w:hint="cs"/>
          <w:color w:val="000000" w:themeColor="text1"/>
          <w:lang w:val="en-GB"/>
        </w:rPr>
        <w:t>, and</w:t>
      </w:r>
      <w:proofErr w:type="gramEnd"/>
      <w:r w:rsidRPr="00E66272">
        <w:rPr>
          <w:rFonts w:ascii="Arial" w:hAnsi="Arial" w:cs="Arial" w:hint="cs"/>
          <w:color w:val="000000" w:themeColor="text1"/>
          <w:lang w:val="en-GB"/>
        </w:rPr>
        <w:t xml:space="preserve"> analys</w:t>
      </w:r>
      <w:r w:rsidR="00616EE6" w:rsidRPr="00E66272">
        <w:rPr>
          <w:rFonts w:ascii="Arial" w:hAnsi="Arial" w:cs="Arial" w:hint="cs"/>
          <w:color w:val="000000" w:themeColor="text1"/>
          <w:lang w:val="en-GB"/>
        </w:rPr>
        <w:t>ing it</w:t>
      </w:r>
      <w:r w:rsidRPr="00E66272">
        <w:rPr>
          <w:rFonts w:ascii="Arial" w:hAnsi="Arial" w:cs="Arial" w:hint="cs"/>
          <w:color w:val="000000" w:themeColor="text1"/>
          <w:lang w:val="en-GB"/>
        </w:rPr>
        <w:t xml:space="preserve">. </w:t>
      </w:r>
    </w:p>
    <w:p w14:paraId="16762946" w14:textId="6D29092D" w:rsidR="5DE4DDA8" w:rsidRPr="00E66272" w:rsidRDefault="5DE4DDA8" w:rsidP="00E66272">
      <w:pPr>
        <w:spacing w:line="240" w:lineRule="auto"/>
        <w:jc w:val="both"/>
        <w:rPr>
          <w:rFonts w:ascii="Arial" w:hAnsi="Arial" w:cs="Arial"/>
          <w:color w:val="000000" w:themeColor="text1"/>
          <w:lang w:val="en-GB"/>
        </w:rPr>
      </w:pPr>
    </w:p>
    <w:p w14:paraId="6C98F4A6" w14:textId="5B83F858" w:rsidR="3F040BE9" w:rsidRPr="00E66272" w:rsidRDefault="3251AC29" w:rsidP="00E66272">
      <w:pPr>
        <w:spacing w:line="240" w:lineRule="auto"/>
        <w:jc w:val="both"/>
        <w:rPr>
          <w:rFonts w:ascii="Arial" w:hAnsi="Arial" w:cs="Arial"/>
          <w:color w:val="000000" w:themeColor="text1"/>
          <w:lang w:eastAsia="en-GB"/>
        </w:rPr>
      </w:pPr>
      <w:r w:rsidRPr="00E66272">
        <w:rPr>
          <w:rFonts w:ascii="Arial" w:hAnsi="Arial" w:cs="Arial" w:hint="cs"/>
          <w:color w:val="000000" w:themeColor="text1"/>
          <w:lang w:val="en-GB"/>
        </w:rPr>
        <w:t xml:space="preserve">In the sections below, we describe the process by which </w:t>
      </w:r>
      <w:r w:rsidR="75760703" w:rsidRPr="00E66272">
        <w:rPr>
          <w:rFonts w:ascii="Arial" w:hAnsi="Arial" w:cs="Arial" w:hint="cs"/>
          <w:color w:val="000000" w:themeColor="text1"/>
          <w:lang w:val="en-GB"/>
        </w:rPr>
        <w:t>a</w:t>
      </w:r>
      <w:r w:rsidR="6FF89A38" w:rsidRPr="00E66272">
        <w:rPr>
          <w:rFonts w:ascii="Arial" w:hAnsi="Arial" w:cs="Arial" w:hint="cs"/>
          <w:color w:val="000000" w:themeColor="text1"/>
          <w:lang w:val="en-GB"/>
        </w:rPr>
        <w:t xml:space="preserve"> </w:t>
      </w:r>
      <w:r w:rsidR="00370A5C">
        <w:rPr>
          <w:rFonts w:ascii="Arial" w:hAnsi="Arial" w:cs="Arial"/>
          <w:color w:val="000000" w:themeColor="text1"/>
          <w:lang w:val="en-GB"/>
        </w:rPr>
        <w:t>YAG</w:t>
      </w:r>
      <w:r w:rsidRPr="00E66272">
        <w:rPr>
          <w:rFonts w:ascii="Arial" w:hAnsi="Arial" w:cs="Arial" w:hint="cs"/>
          <w:color w:val="000000" w:themeColor="text1"/>
          <w:lang w:val="en-GB"/>
        </w:rPr>
        <w:t xml:space="preserve"> will be involved to ensure that </w:t>
      </w:r>
      <w:r w:rsidR="1B26F4A8" w:rsidRPr="00E66272">
        <w:rPr>
          <w:rFonts w:ascii="Arial" w:hAnsi="Arial" w:cs="Arial" w:hint="cs"/>
          <w:color w:val="000000" w:themeColor="text1"/>
          <w:lang w:val="en-GB"/>
        </w:rPr>
        <w:t>every aspect of the project – from proposing analyses to interpreting findings and generating hypotheses for future testing – is subject to ground-truthing by young people from the study communities.</w:t>
      </w:r>
      <w:r w:rsidR="5DA8BF54" w:rsidRPr="00E66272">
        <w:rPr>
          <w:rFonts w:ascii="Arial" w:hAnsi="Arial" w:cs="Arial" w:hint="cs"/>
          <w:color w:val="000000" w:themeColor="text1"/>
          <w:lang w:val="en-GB"/>
        </w:rPr>
        <w:t xml:space="preserve"> We also describe the novelty, magnitude, and potential of </w:t>
      </w:r>
      <w:r w:rsidR="00CC61F1" w:rsidRPr="00E66272">
        <w:rPr>
          <w:rFonts w:ascii="Arial" w:hAnsi="Arial" w:cs="Arial" w:hint="cs"/>
          <w:color w:val="000000" w:themeColor="text1"/>
          <w:lang w:val="en-GB"/>
        </w:rPr>
        <w:t>a linked</w:t>
      </w:r>
      <w:r w:rsidR="5DA8BF54" w:rsidRPr="00E66272">
        <w:rPr>
          <w:rFonts w:ascii="Arial" w:hAnsi="Arial" w:cs="Arial" w:hint="cs"/>
          <w:color w:val="000000" w:themeColor="text1"/>
          <w:lang w:val="en-GB"/>
        </w:rPr>
        <w:t xml:space="preserve"> dataset of </w:t>
      </w:r>
      <w:r w:rsidR="5DA8BF54" w:rsidRPr="00E66272">
        <w:rPr>
          <w:rFonts w:ascii="Arial" w:eastAsia="Aptos" w:hAnsi="Arial" w:cs="Arial" w:hint="cs"/>
          <w:color w:val="000000" w:themeColor="text1"/>
        </w:rPr>
        <w:t xml:space="preserve">5279 </w:t>
      </w:r>
      <w:r w:rsidR="6C2A4B9A" w:rsidRPr="00E66272">
        <w:rPr>
          <w:rFonts w:ascii="Arial" w:hAnsi="Arial" w:cs="Arial" w:hint="cs"/>
          <w:color w:val="000000" w:themeColor="text1"/>
          <w:lang w:eastAsia="en-GB"/>
        </w:rPr>
        <w:t>young people</w:t>
      </w:r>
      <w:r w:rsidR="5DA8BF54" w:rsidRPr="00E66272">
        <w:rPr>
          <w:rFonts w:ascii="Arial" w:hAnsi="Arial" w:cs="Arial" w:hint="cs"/>
          <w:color w:val="000000" w:themeColor="text1"/>
          <w:lang w:eastAsia="en-GB"/>
        </w:rPr>
        <w:t xml:space="preserve"> aged 13-24</w:t>
      </w:r>
      <w:r w:rsidR="00370A5C">
        <w:rPr>
          <w:rFonts w:ascii="Arial" w:hAnsi="Arial" w:cs="Arial"/>
          <w:color w:val="000000" w:themeColor="text1"/>
          <w:lang w:eastAsia="en-GB"/>
        </w:rPr>
        <w:t xml:space="preserve"> years</w:t>
      </w:r>
      <w:r w:rsidR="5DA8BF54" w:rsidRPr="00E66272">
        <w:rPr>
          <w:rFonts w:ascii="Arial" w:hAnsi="Arial" w:cs="Arial" w:hint="cs"/>
          <w:color w:val="000000" w:themeColor="text1"/>
          <w:lang w:eastAsia="en-GB"/>
        </w:rPr>
        <w:t xml:space="preserve">, and how we intend to analyse it to </w:t>
      </w:r>
      <w:r w:rsidR="6E7D27A8" w:rsidRPr="00E66272">
        <w:rPr>
          <w:rFonts w:ascii="Arial" w:hAnsi="Arial" w:cs="Arial" w:hint="cs"/>
          <w:color w:val="000000" w:themeColor="text1"/>
          <w:lang w:eastAsia="en-GB"/>
        </w:rPr>
        <w:t>generate data-driven insights tailored to the priorities of our population</w:t>
      </w:r>
      <w:r w:rsidR="5DA8BF54" w:rsidRPr="00E66272">
        <w:rPr>
          <w:rFonts w:ascii="Arial" w:hAnsi="Arial" w:cs="Arial" w:hint="cs"/>
          <w:color w:val="000000" w:themeColor="text1"/>
          <w:lang w:eastAsia="en-GB"/>
        </w:rPr>
        <w:t>.</w:t>
      </w:r>
    </w:p>
    <w:p w14:paraId="52126AEE" w14:textId="625B5285" w:rsidR="5DE4DDA8" w:rsidRPr="00E66272" w:rsidRDefault="5DE4DDA8" w:rsidP="00E66272">
      <w:pPr>
        <w:spacing w:line="240" w:lineRule="auto"/>
        <w:jc w:val="both"/>
        <w:rPr>
          <w:rFonts w:ascii="Arial" w:hAnsi="Arial" w:cs="Arial"/>
          <w:color w:val="000000" w:themeColor="text1"/>
          <w:lang w:val="en-GB"/>
        </w:rPr>
      </w:pPr>
    </w:p>
    <w:p w14:paraId="0000004A" w14:textId="535F4555" w:rsidR="00050A75" w:rsidRPr="00E66272" w:rsidRDefault="00FF423F" w:rsidP="00E66272">
      <w:pPr>
        <w:jc w:val="both"/>
        <w:rPr>
          <w:rFonts w:ascii="Arial" w:hAnsi="Arial" w:cs="Arial"/>
          <w:b/>
          <w:bCs/>
          <w:color w:val="000000" w:themeColor="text1"/>
        </w:rPr>
      </w:pPr>
      <w:r w:rsidRPr="00E66272">
        <w:rPr>
          <w:rFonts w:ascii="Arial" w:hAnsi="Arial" w:cs="Arial" w:hint="cs"/>
          <w:b/>
          <w:bCs/>
          <w:color w:val="000000" w:themeColor="text1"/>
          <w:lang w:val="en-GB"/>
        </w:rPr>
        <w:t>5</w:t>
      </w:r>
      <w:r w:rsidR="00AA4DC4" w:rsidRPr="00E66272">
        <w:rPr>
          <w:rFonts w:ascii="Arial" w:hAnsi="Arial" w:cs="Arial" w:hint="cs"/>
          <w:b/>
          <w:bCs/>
          <w:color w:val="000000" w:themeColor="text1"/>
        </w:rPr>
        <w:t>.1. Study setting and design</w:t>
      </w:r>
    </w:p>
    <w:p w14:paraId="22CC0DCE" w14:textId="20100A1C" w:rsidR="7DB77ADF" w:rsidRPr="00E66272" w:rsidRDefault="7DB77ADF" w:rsidP="00E66272">
      <w:pPr>
        <w:shd w:val="clear" w:color="auto" w:fill="FFFFFF" w:themeFill="background1"/>
        <w:spacing w:line="240" w:lineRule="auto"/>
        <w:jc w:val="both"/>
        <w:rPr>
          <w:rFonts w:ascii="Arial" w:hAnsi="Arial" w:cs="Arial"/>
          <w:color w:val="000000" w:themeColor="text1"/>
        </w:rPr>
      </w:pPr>
    </w:p>
    <w:p w14:paraId="7478C86A" w14:textId="77777777" w:rsidR="00C260BB" w:rsidRPr="00E66272" w:rsidRDefault="00C260BB" w:rsidP="00E66272">
      <w:pPr>
        <w:shd w:val="clear" w:color="auto" w:fill="FFFFFF" w:themeFill="background1"/>
        <w:spacing w:line="240" w:lineRule="auto"/>
        <w:jc w:val="both"/>
        <w:rPr>
          <w:rFonts w:ascii="Arial" w:hAnsi="Arial" w:cs="Arial"/>
          <w:b/>
          <w:bCs/>
          <w:color w:val="000000" w:themeColor="text1"/>
        </w:rPr>
      </w:pPr>
      <w:r w:rsidRPr="00E66272">
        <w:rPr>
          <w:rFonts w:ascii="Arial" w:hAnsi="Arial" w:cs="Arial" w:hint="cs"/>
          <w:b/>
          <w:bCs/>
          <w:color w:val="000000" w:themeColor="text1"/>
        </w:rPr>
        <w:t>5.1.1 Study setting</w:t>
      </w:r>
    </w:p>
    <w:p w14:paraId="14C918A1" w14:textId="77777777" w:rsidR="00C260BB" w:rsidRPr="00E66272" w:rsidRDefault="00C260BB" w:rsidP="00E66272">
      <w:pPr>
        <w:shd w:val="clear" w:color="auto" w:fill="FFFFFF" w:themeFill="background1"/>
        <w:spacing w:line="240" w:lineRule="auto"/>
        <w:jc w:val="both"/>
        <w:rPr>
          <w:rFonts w:ascii="Arial" w:hAnsi="Arial" w:cs="Arial"/>
          <w:b/>
          <w:bCs/>
          <w:color w:val="000000" w:themeColor="text1"/>
        </w:rPr>
      </w:pPr>
    </w:p>
    <w:p w14:paraId="4683808A" w14:textId="215BF34E" w:rsidR="00FE4ACF" w:rsidRPr="00E66272" w:rsidRDefault="00FE4ACF" w:rsidP="5F7C5B9A">
      <w:pPr>
        <w:jc w:val="both"/>
        <w:rPr>
          <w:rFonts w:ascii="Arial" w:hAnsi="Arial" w:cs="Arial"/>
          <w:color w:val="000000" w:themeColor="text1"/>
        </w:rPr>
      </w:pPr>
      <w:r w:rsidRPr="5F7C5B9A">
        <w:rPr>
          <w:rFonts w:ascii="Arial" w:hAnsi="Arial" w:cs="Arial"/>
          <w:color w:val="000000" w:themeColor="text1"/>
        </w:rPr>
        <w:lastRenderedPageBreak/>
        <w:t>AHR</w:t>
      </w:r>
      <w:r w:rsidR="00370A5C" w:rsidRPr="5F7C5B9A">
        <w:rPr>
          <w:rFonts w:ascii="Arial" w:hAnsi="Arial" w:cs="Arial"/>
          <w:color w:val="000000" w:themeColor="text1"/>
        </w:rPr>
        <w:t>I</w:t>
      </w:r>
      <w:r w:rsidRPr="5F7C5B9A">
        <w:rPr>
          <w:rFonts w:ascii="Arial" w:hAnsi="Arial" w:cs="Arial"/>
          <w:color w:val="000000" w:themeColor="text1"/>
        </w:rPr>
        <w:t xml:space="preserve"> is a transdisciplinary scientific research institute in KwaZulu-Natal</w:t>
      </w:r>
      <w:r w:rsidR="0056335D" w:rsidRPr="5F7C5B9A">
        <w:rPr>
          <w:rFonts w:ascii="Arial" w:hAnsi="Arial" w:cs="Arial"/>
          <w:color w:val="000000" w:themeColor="text1"/>
        </w:rPr>
        <w:t>, South Africa</w:t>
      </w:r>
      <w:r w:rsidRPr="5F7C5B9A">
        <w:rPr>
          <w:rFonts w:ascii="Arial" w:hAnsi="Arial" w:cs="Arial"/>
          <w:color w:val="000000" w:themeColor="text1"/>
        </w:rPr>
        <w:t>. AHRI</w:t>
      </w:r>
      <w:r w:rsidR="00CC61F1" w:rsidRPr="5F7C5B9A">
        <w:rPr>
          <w:rFonts w:ascii="Arial" w:hAnsi="Arial" w:cs="Arial"/>
          <w:color w:val="000000" w:themeColor="text1"/>
        </w:rPr>
        <w:t xml:space="preserve">’s </w:t>
      </w:r>
      <w:r w:rsidRPr="5F7C5B9A">
        <w:rPr>
          <w:rFonts w:ascii="Arial" w:hAnsi="Arial" w:cs="Arial"/>
          <w:color w:val="000000" w:themeColor="text1"/>
        </w:rPr>
        <w:t>Somkhele</w:t>
      </w:r>
      <w:r w:rsidR="00CC61F1" w:rsidRPr="5F7C5B9A">
        <w:rPr>
          <w:rFonts w:ascii="Arial" w:hAnsi="Arial" w:cs="Arial"/>
          <w:color w:val="000000" w:themeColor="text1"/>
        </w:rPr>
        <w:t xml:space="preserve"> campus</w:t>
      </w:r>
      <w:r w:rsidRPr="5F7C5B9A">
        <w:rPr>
          <w:rFonts w:ascii="Arial" w:hAnsi="Arial" w:cs="Arial"/>
          <w:color w:val="000000" w:themeColor="text1"/>
        </w:rPr>
        <w:t xml:space="preserve"> is located in an under-resourced rural area</w:t>
      </w:r>
      <w:r w:rsidR="0056335D" w:rsidRPr="5F7C5B9A">
        <w:rPr>
          <w:rFonts w:ascii="Arial" w:hAnsi="Arial" w:cs="Arial"/>
          <w:color w:val="000000" w:themeColor="text1"/>
        </w:rPr>
        <w:t xml:space="preserve"> centred </w:t>
      </w:r>
      <w:r w:rsidR="00370A5C" w:rsidRPr="5F7C5B9A">
        <w:rPr>
          <w:rFonts w:ascii="Arial" w:hAnsi="Arial" w:cs="Arial"/>
          <w:color w:val="000000" w:themeColor="text1"/>
        </w:rPr>
        <w:t>in a</w:t>
      </w:r>
      <w:r w:rsidRPr="5F7C5B9A">
        <w:rPr>
          <w:rFonts w:ascii="Arial" w:hAnsi="Arial" w:cs="Arial"/>
          <w:color w:val="000000" w:themeColor="text1"/>
        </w:rPr>
        <w:t xml:space="preserve"> Health and Demographic Surveillance </w:t>
      </w:r>
      <w:r w:rsidR="00370A5C" w:rsidRPr="5F7C5B9A">
        <w:rPr>
          <w:rFonts w:ascii="Arial" w:hAnsi="Arial" w:cs="Arial"/>
          <w:color w:val="000000" w:themeColor="text1"/>
        </w:rPr>
        <w:t>S</w:t>
      </w:r>
      <w:r w:rsidR="00096D30" w:rsidRPr="5F7C5B9A">
        <w:rPr>
          <w:rFonts w:ascii="Arial" w:hAnsi="Arial" w:cs="Arial"/>
          <w:color w:val="000000" w:themeColor="text1"/>
        </w:rPr>
        <w:t>ystem</w:t>
      </w:r>
      <w:r w:rsidR="00370A5C" w:rsidRPr="5F7C5B9A">
        <w:rPr>
          <w:rFonts w:ascii="Arial" w:hAnsi="Arial" w:cs="Arial"/>
          <w:color w:val="000000" w:themeColor="text1"/>
        </w:rPr>
        <w:t xml:space="preserve"> </w:t>
      </w:r>
      <w:r w:rsidRPr="5F7C5B9A">
        <w:rPr>
          <w:rFonts w:ascii="Arial" w:hAnsi="Arial" w:cs="Arial"/>
          <w:color w:val="000000" w:themeColor="text1"/>
        </w:rPr>
        <w:t>(HDSS)</w:t>
      </w:r>
      <w:r w:rsidR="00F2282E" w:rsidRPr="5F7C5B9A">
        <w:rPr>
          <w:rFonts w:ascii="Arial" w:hAnsi="Arial" w:cs="Arial"/>
          <w:color w:val="000000" w:themeColor="text1"/>
        </w:rPr>
        <w:t xml:space="preserve">, which </w:t>
      </w:r>
      <w:r w:rsidRPr="5F7C5B9A">
        <w:rPr>
          <w:rFonts w:ascii="Arial" w:hAnsi="Arial" w:cs="Arial"/>
          <w:color w:val="000000" w:themeColor="text1"/>
        </w:rPr>
        <w:t xml:space="preserve">conducts </w:t>
      </w:r>
      <w:r w:rsidR="00096D30" w:rsidRPr="5F7C5B9A">
        <w:rPr>
          <w:rFonts w:ascii="Arial" w:hAnsi="Arial" w:cs="Arial"/>
          <w:color w:val="000000" w:themeColor="text1"/>
        </w:rPr>
        <w:t>tri-</w:t>
      </w:r>
      <w:r w:rsidRPr="5F7C5B9A">
        <w:rPr>
          <w:rFonts w:ascii="Arial" w:hAnsi="Arial" w:cs="Arial"/>
          <w:color w:val="000000" w:themeColor="text1"/>
        </w:rPr>
        <w:t xml:space="preserve">annual surveys </w:t>
      </w:r>
      <w:r w:rsidR="00370A5C" w:rsidRPr="5F7C5B9A">
        <w:rPr>
          <w:rFonts w:ascii="Arial" w:hAnsi="Arial" w:cs="Arial"/>
          <w:color w:val="000000" w:themeColor="text1"/>
        </w:rPr>
        <w:t xml:space="preserve">of </w:t>
      </w:r>
      <w:r w:rsidRPr="5F7C5B9A">
        <w:rPr>
          <w:rFonts w:ascii="Arial" w:hAnsi="Arial" w:cs="Arial"/>
          <w:color w:val="000000" w:themeColor="text1"/>
        </w:rPr>
        <w:t xml:space="preserve">all </w:t>
      </w:r>
      <w:r w:rsidR="0012195F" w:rsidRPr="5F7C5B9A">
        <w:rPr>
          <w:rFonts w:ascii="Arial" w:hAnsi="Arial" w:cs="Arial"/>
          <w:color w:val="000000" w:themeColor="text1"/>
        </w:rPr>
        <w:t xml:space="preserve">22,000 </w:t>
      </w:r>
      <w:r w:rsidRPr="5F7C5B9A">
        <w:rPr>
          <w:rFonts w:ascii="Arial" w:hAnsi="Arial" w:cs="Arial"/>
          <w:color w:val="000000" w:themeColor="text1"/>
        </w:rPr>
        <w:t>households</w:t>
      </w:r>
      <w:r w:rsidR="00096D30" w:rsidRPr="5F7C5B9A">
        <w:rPr>
          <w:rFonts w:ascii="Arial" w:hAnsi="Arial" w:cs="Arial"/>
          <w:color w:val="000000" w:themeColor="text1"/>
        </w:rPr>
        <w:t xml:space="preserve">, and annual surveys of </w:t>
      </w:r>
      <w:r w:rsidR="0012195F" w:rsidRPr="5F7C5B9A">
        <w:rPr>
          <w:rFonts w:ascii="Arial" w:hAnsi="Arial" w:cs="Arial"/>
          <w:color w:val="000000" w:themeColor="text1"/>
        </w:rPr>
        <w:t xml:space="preserve">150,000 </w:t>
      </w:r>
      <w:r w:rsidR="00096D30" w:rsidRPr="5F7C5B9A">
        <w:rPr>
          <w:rFonts w:ascii="Arial" w:hAnsi="Arial" w:cs="Arial"/>
          <w:color w:val="000000" w:themeColor="text1"/>
        </w:rPr>
        <w:t>individuals</w:t>
      </w:r>
      <w:r w:rsidRPr="5F7C5B9A">
        <w:rPr>
          <w:rFonts w:ascii="Arial" w:hAnsi="Arial" w:cs="Arial"/>
          <w:color w:val="000000" w:themeColor="text1"/>
        </w:rPr>
        <w:t xml:space="preserve"> </w:t>
      </w:r>
      <w:r w:rsidR="0056335D" w:rsidRPr="5F7C5B9A">
        <w:rPr>
          <w:rFonts w:ascii="Arial" w:hAnsi="Arial" w:cs="Arial"/>
          <w:color w:val="000000" w:themeColor="text1"/>
        </w:rPr>
        <w:t>in</w:t>
      </w:r>
      <w:r w:rsidRPr="5F7C5B9A">
        <w:rPr>
          <w:rFonts w:ascii="Arial" w:hAnsi="Arial" w:cs="Arial"/>
          <w:color w:val="000000" w:themeColor="text1"/>
        </w:rPr>
        <w:t xml:space="preserve"> an area of 845 km²</w:t>
      </w:r>
      <w:r w:rsidR="0012195F" w:rsidRPr="5F7C5B9A">
        <w:rPr>
          <w:rFonts w:ascii="Arial" w:hAnsi="Arial" w:cs="Arial"/>
          <w:color w:val="000000" w:themeColor="text1"/>
        </w:rPr>
        <w:t>.</w:t>
      </w:r>
      <w:r w:rsidRPr="5F7C5B9A">
        <w:rPr>
          <w:rFonts w:ascii="Arial" w:hAnsi="Arial" w:cs="Arial"/>
          <w:color w:val="000000" w:themeColor="text1"/>
        </w:rPr>
        <w:t xml:space="preserve">. The area typifies the challenges that face young people in </w:t>
      </w:r>
      <w:r w:rsidR="00CC61F1" w:rsidRPr="5F7C5B9A">
        <w:rPr>
          <w:rFonts w:ascii="Arial" w:hAnsi="Arial" w:cs="Arial"/>
          <w:color w:val="000000" w:themeColor="text1"/>
        </w:rPr>
        <w:t>LMICs</w:t>
      </w:r>
      <w:r w:rsidRPr="5F7C5B9A">
        <w:rPr>
          <w:rFonts w:ascii="Arial" w:hAnsi="Arial" w:cs="Arial"/>
          <w:color w:val="000000" w:themeColor="text1"/>
        </w:rPr>
        <w:t xml:space="preserve">: poverty, </w:t>
      </w:r>
      <w:r w:rsidR="00CC61F1" w:rsidRPr="5F7C5B9A">
        <w:rPr>
          <w:rFonts w:ascii="Arial" w:hAnsi="Arial" w:cs="Arial"/>
          <w:color w:val="000000" w:themeColor="text1"/>
        </w:rPr>
        <w:t xml:space="preserve">food insecurity, </w:t>
      </w:r>
      <w:r w:rsidR="00583096" w:rsidRPr="5F7C5B9A">
        <w:rPr>
          <w:rFonts w:ascii="Arial" w:hAnsi="Arial" w:cs="Arial"/>
          <w:color w:val="000000" w:themeColor="text1"/>
        </w:rPr>
        <w:t xml:space="preserve">high HIV prevalence, </w:t>
      </w:r>
      <w:r w:rsidRPr="5F7C5B9A">
        <w:rPr>
          <w:rFonts w:ascii="Arial" w:hAnsi="Arial" w:cs="Arial"/>
          <w:color w:val="000000" w:themeColor="text1"/>
        </w:rPr>
        <w:t xml:space="preserve">migration, and substance abuse, </w:t>
      </w:r>
      <w:r w:rsidR="00CC61F1" w:rsidRPr="5F7C5B9A">
        <w:rPr>
          <w:rFonts w:ascii="Arial" w:hAnsi="Arial" w:cs="Arial"/>
          <w:color w:val="000000" w:themeColor="text1"/>
        </w:rPr>
        <w:t xml:space="preserve">all </w:t>
      </w:r>
      <w:r w:rsidRPr="5F7C5B9A">
        <w:rPr>
          <w:rFonts w:ascii="Arial" w:hAnsi="Arial" w:cs="Arial"/>
          <w:color w:val="000000" w:themeColor="text1"/>
        </w:rPr>
        <w:t xml:space="preserve">increasing vulnerability to </w:t>
      </w:r>
      <w:r w:rsidR="00F2282E" w:rsidRPr="5F7C5B9A">
        <w:rPr>
          <w:rFonts w:ascii="Arial" w:hAnsi="Arial" w:cs="Arial"/>
          <w:color w:val="000000" w:themeColor="text1"/>
        </w:rPr>
        <w:t>depression</w:t>
      </w:r>
      <w:r w:rsidRPr="5F7C5B9A">
        <w:rPr>
          <w:rFonts w:ascii="Arial" w:hAnsi="Arial" w:cs="Arial"/>
          <w:color w:val="000000" w:themeColor="text1"/>
        </w:rPr>
        <w:t xml:space="preserve">.  </w:t>
      </w:r>
    </w:p>
    <w:p w14:paraId="602656DC" w14:textId="77777777" w:rsidR="00C260BB" w:rsidRPr="00E66272" w:rsidRDefault="00C260BB" w:rsidP="00E66272">
      <w:pPr>
        <w:shd w:val="clear" w:color="auto" w:fill="FFFFFF" w:themeFill="background1"/>
        <w:spacing w:line="240" w:lineRule="auto"/>
        <w:jc w:val="both"/>
        <w:rPr>
          <w:rFonts w:ascii="Arial" w:hAnsi="Arial" w:cs="Arial"/>
          <w:b/>
          <w:bCs/>
          <w:color w:val="000000" w:themeColor="text1"/>
        </w:rPr>
      </w:pPr>
    </w:p>
    <w:p w14:paraId="090A44CA" w14:textId="4748A24A" w:rsidR="00AF73C7" w:rsidRPr="00E66272" w:rsidRDefault="00E50557" w:rsidP="00E66272">
      <w:pPr>
        <w:shd w:val="clear" w:color="auto" w:fill="FFFFFF" w:themeFill="background1"/>
        <w:spacing w:line="240" w:lineRule="auto"/>
        <w:jc w:val="both"/>
        <w:rPr>
          <w:rFonts w:ascii="Arial" w:hAnsi="Arial" w:cs="Arial"/>
          <w:b/>
          <w:bCs/>
          <w:color w:val="000000" w:themeColor="text1"/>
        </w:rPr>
      </w:pPr>
      <w:r w:rsidRPr="00E66272">
        <w:rPr>
          <w:rFonts w:ascii="Arial" w:hAnsi="Arial" w:cs="Arial" w:hint="cs"/>
          <w:b/>
          <w:bCs/>
          <w:color w:val="000000" w:themeColor="text1"/>
        </w:rPr>
        <w:t>5.</w:t>
      </w:r>
      <w:r w:rsidR="00C260BB" w:rsidRPr="00E66272">
        <w:rPr>
          <w:rFonts w:ascii="Arial" w:hAnsi="Arial" w:cs="Arial" w:hint="cs"/>
          <w:b/>
          <w:bCs/>
          <w:color w:val="000000" w:themeColor="text1"/>
        </w:rPr>
        <w:t>1</w:t>
      </w:r>
      <w:r w:rsidRPr="00E66272">
        <w:rPr>
          <w:rFonts w:ascii="Arial" w:hAnsi="Arial" w:cs="Arial" w:hint="cs"/>
          <w:b/>
          <w:bCs/>
          <w:color w:val="000000" w:themeColor="text1"/>
        </w:rPr>
        <w:t>.</w:t>
      </w:r>
      <w:r w:rsidR="00C260BB" w:rsidRPr="00E66272">
        <w:rPr>
          <w:rFonts w:ascii="Arial" w:hAnsi="Arial" w:cs="Arial" w:hint="cs"/>
          <w:b/>
          <w:bCs/>
          <w:color w:val="000000" w:themeColor="text1"/>
        </w:rPr>
        <w:t>2</w:t>
      </w:r>
      <w:r w:rsidRPr="00E66272">
        <w:rPr>
          <w:rFonts w:ascii="Arial" w:hAnsi="Arial" w:cs="Arial" w:hint="cs"/>
          <w:b/>
          <w:bCs/>
          <w:color w:val="000000" w:themeColor="text1"/>
        </w:rPr>
        <w:t xml:space="preserve"> </w:t>
      </w:r>
      <w:r w:rsidR="00AF73C7" w:rsidRPr="00E66272">
        <w:rPr>
          <w:rFonts w:ascii="Arial" w:hAnsi="Arial" w:cs="Arial" w:hint="cs"/>
          <w:b/>
          <w:bCs/>
          <w:color w:val="000000" w:themeColor="text1"/>
        </w:rPr>
        <w:t xml:space="preserve">Study </w:t>
      </w:r>
      <w:r w:rsidR="00CC61F1" w:rsidRPr="00E66272">
        <w:rPr>
          <w:rFonts w:ascii="Arial" w:hAnsi="Arial" w:cs="Arial" w:hint="cs"/>
          <w:b/>
          <w:bCs/>
          <w:color w:val="000000" w:themeColor="text1"/>
        </w:rPr>
        <w:t>D</w:t>
      </w:r>
      <w:r w:rsidR="00AF73C7" w:rsidRPr="00E66272">
        <w:rPr>
          <w:rFonts w:ascii="Arial" w:hAnsi="Arial" w:cs="Arial" w:hint="cs"/>
          <w:b/>
          <w:bCs/>
          <w:color w:val="000000" w:themeColor="text1"/>
        </w:rPr>
        <w:t>esign</w:t>
      </w:r>
      <w:r w:rsidR="00CC61F1" w:rsidRPr="00E66272">
        <w:rPr>
          <w:rFonts w:ascii="Arial" w:hAnsi="Arial" w:cs="Arial" w:hint="cs"/>
          <w:b/>
          <w:bCs/>
          <w:color w:val="000000" w:themeColor="text1"/>
        </w:rPr>
        <w:t xml:space="preserve"> and Participants</w:t>
      </w:r>
    </w:p>
    <w:p w14:paraId="45E58E30" w14:textId="77777777" w:rsidR="00AF73C7" w:rsidRPr="00E66272" w:rsidRDefault="00AF73C7" w:rsidP="00E66272">
      <w:pPr>
        <w:shd w:val="clear" w:color="auto" w:fill="FFFFFF" w:themeFill="background1"/>
        <w:spacing w:line="240" w:lineRule="auto"/>
        <w:jc w:val="both"/>
        <w:rPr>
          <w:rFonts w:ascii="Arial" w:hAnsi="Arial" w:cs="Arial"/>
          <w:b/>
          <w:bCs/>
          <w:color w:val="000000" w:themeColor="text1"/>
        </w:rPr>
      </w:pPr>
    </w:p>
    <w:p w14:paraId="2FC7052A" w14:textId="12333819" w:rsidR="00C260BB" w:rsidRPr="00E66272" w:rsidRDefault="00AF73C7" w:rsidP="00E66272">
      <w:pPr>
        <w:shd w:val="clear" w:color="auto" w:fill="FFFFFF" w:themeFill="background1"/>
        <w:spacing w:line="240" w:lineRule="auto"/>
        <w:jc w:val="both"/>
        <w:rPr>
          <w:rFonts w:ascii="Arial" w:hAnsi="Arial" w:cs="Arial"/>
          <w:b/>
          <w:bCs/>
          <w:color w:val="000000" w:themeColor="text1"/>
        </w:rPr>
      </w:pPr>
      <w:r w:rsidRPr="00E66272">
        <w:rPr>
          <w:rFonts w:ascii="Arial" w:hAnsi="Arial" w:cs="Arial" w:hint="cs"/>
          <w:b/>
          <w:bCs/>
          <w:color w:val="000000" w:themeColor="text1"/>
        </w:rPr>
        <w:t>5.1.2.1</w:t>
      </w:r>
      <w:r w:rsidRPr="00E66272">
        <w:rPr>
          <w:rFonts w:ascii="Arial" w:hAnsi="Arial" w:cs="Arial" w:hint="cs"/>
          <w:b/>
          <w:bCs/>
          <w:i/>
          <w:iCs/>
          <w:color w:val="000000" w:themeColor="text1"/>
        </w:rPr>
        <w:t xml:space="preserve"> </w:t>
      </w:r>
      <w:r w:rsidR="00CF19A7" w:rsidRPr="00E66272">
        <w:rPr>
          <w:rFonts w:ascii="Arial" w:hAnsi="Arial" w:cs="Arial" w:hint="cs"/>
          <w:b/>
          <w:bCs/>
          <w:color w:val="000000" w:themeColor="text1"/>
        </w:rPr>
        <w:t>P</w:t>
      </w:r>
      <w:r w:rsidR="00642F81" w:rsidRPr="00E66272">
        <w:rPr>
          <w:rFonts w:ascii="Arial" w:hAnsi="Arial" w:cs="Arial" w:hint="cs"/>
          <w:b/>
          <w:bCs/>
          <w:color w:val="000000" w:themeColor="text1"/>
        </w:rPr>
        <w:t>art</w:t>
      </w:r>
      <w:r w:rsidR="00CF19A7" w:rsidRPr="00E66272">
        <w:rPr>
          <w:rFonts w:ascii="Arial" w:hAnsi="Arial" w:cs="Arial" w:hint="cs"/>
          <w:b/>
          <w:bCs/>
          <w:color w:val="000000" w:themeColor="text1"/>
        </w:rPr>
        <w:t xml:space="preserve"> 1: </w:t>
      </w:r>
      <w:r w:rsidR="00642F81" w:rsidRPr="00E66272">
        <w:rPr>
          <w:rFonts w:ascii="Arial" w:hAnsi="Arial" w:cs="Arial" w:hint="cs"/>
          <w:b/>
          <w:bCs/>
          <w:color w:val="000000" w:themeColor="text1"/>
        </w:rPr>
        <w:t>Youth Co-Creation</w:t>
      </w:r>
      <w:r w:rsidR="00CF19A7" w:rsidRPr="00E66272">
        <w:rPr>
          <w:rFonts w:ascii="Arial" w:hAnsi="Arial" w:cs="Arial" w:hint="cs"/>
          <w:b/>
          <w:bCs/>
          <w:color w:val="000000" w:themeColor="text1"/>
        </w:rPr>
        <w:t xml:space="preserve"> </w:t>
      </w:r>
    </w:p>
    <w:p w14:paraId="7285D0A2" w14:textId="77777777" w:rsidR="00C260BB" w:rsidRPr="00E66272" w:rsidRDefault="00C260BB" w:rsidP="00E66272">
      <w:pPr>
        <w:shd w:val="clear" w:color="auto" w:fill="FFFFFF" w:themeFill="background1"/>
        <w:spacing w:line="240" w:lineRule="auto"/>
        <w:jc w:val="both"/>
        <w:rPr>
          <w:rFonts w:ascii="Arial" w:hAnsi="Arial" w:cs="Arial"/>
          <w:color w:val="000000" w:themeColor="text1"/>
        </w:rPr>
      </w:pPr>
    </w:p>
    <w:p w14:paraId="5F66C694" w14:textId="7CD13D2F" w:rsidR="00FE4ACF" w:rsidRPr="00E66272" w:rsidRDefault="00FE4ACF" w:rsidP="5F7C5B9A">
      <w:pPr>
        <w:shd w:val="clear" w:color="auto" w:fill="FFFFFF" w:themeFill="background1"/>
        <w:spacing w:line="240" w:lineRule="auto"/>
        <w:jc w:val="both"/>
        <w:rPr>
          <w:rFonts w:ascii="Arial" w:hAnsi="Arial" w:cs="Arial"/>
          <w:color w:val="000000" w:themeColor="text1"/>
        </w:rPr>
      </w:pPr>
      <w:r w:rsidRPr="5F7C5B9A">
        <w:rPr>
          <w:rFonts w:ascii="Arial" w:hAnsi="Arial" w:cs="Arial"/>
          <w:color w:val="000000" w:themeColor="text1"/>
        </w:rPr>
        <w:t>Th</w:t>
      </w:r>
      <w:commentRangeStart w:id="86"/>
      <w:commentRangeStart w:id="87"/>
      <w:r w:rsidRPr="5F7C5B9A">
        <w:rPr>
          <w:rFonts w:ascii="Arial" w:hAnsi="Arial" w:cs="Arial"/>
          <w:color w:val="000000" w:themeColor="text1"/>
        </w:rPr>
        <w:t xml:space="preserve">e </w:t>
      </w:r>
      <w:r w:rsidR="006675DA" w:rsidRPr="5F7C5B9A">
        <w:rPr>
          <w:rFonts w:ascii="Arial" w:hAnsi="Arial" w:cs="Arial"/>
          <w:color w:val="000000" w:themeColor="text1"/>
        </w:rPr>
        <w:t>YAG</w:t>
      </w:r>
      <w:r w:rsidRPr="5F7C5B9A">
        <w:rPr>
          <w:rFonts w:ascii="Arial" w:hAnsi="Arial" w:cs="Arial"/>
          <w:color w:val="000000" w:themeColor="text1"/>
        </w:rPr>
        <w:t xml:space="preserve"> will be comprised of ten 13-24-year-olds living </w:t>
      </w:r>
      <w:r w:rsidR="00E80785" w:rsidRPr="5F7C5B9A">
        <w:rPr>
          <w:rFonts w:ascii="Arial" w:hAnsi="Arial" w:cs="Arial"/>
          <w:color w:val="000000" w:themeColor="text1"/>
        </w:rPr>
        <w:t>with</w:t>
      </w:r>
      <w:r w:rsidRPr="5F7C5B9A">
        <w:rPr>
          <w:rFonts w:ascii="Arial" w:hAnsi="Arial" w:cs="Arial"/>
          <w:color w:val="000000" w:themeColor="text1"/>
        </w:rPr>
        <w:t xml:space="preserve">in the AHRI </w:t>
      </w:r>
      <w:r w:rsidR="00E80785" w:rsidRPr="5F7C5B9A">
        <w:rPr>
          <w:rFonts w:ascii="Arial" w:hAnsi="Arial" w:cs="Arial"/>
          <w:color w:val="000000" w:themeColor="text1"/>
        </w:rPr>
        <w:t>HDS</w:t>
      </w:r>
      <w:commentRangeEnd w:id="86"/>
      <w:r>
        <w:rPr>
          <w:rStyle w:val="CommentReference"/>
        </w:rPr>
        <w:commentReference w:id="86"/>
      </w:r>
      <w:commentRangeEnd w:id="87"/>
      <w:r>
        <w:rPr>
          <w:rStyle w:val="CommentReference"/>
        </w:rPr>
        <w:commentReference w:id="87"/>
      </w:r>
      <w:r w:rsidR="00E80785" w:rsidRPr="5F7C5B9A">
        <w:rPr>
          <w:rFonts w:ascii="Arial" w:hAnsi="Arial" w:cs="Arial"/>
          <w:color w:val="000000" w:themeColor="text1"/>
        </w:rPr>
        <w:t>S</w:t>
      </w:r>
      <w:r w:rsidRPr="5F7C5B9A">
        <w:rPr>
          <w:rFonts w:ascii="Arial" w:hAnsi="Arial" w:cs="Arial"/>
          <w:color w:val="000000" w:themeColor="text1"/>
        </w:rPr>
        <w:t xml:space="preserve">. The YAG will provide meaningful thought leadership to refine, guide, and nuance the proposed research. </w:t>
      </w:r>
    </w:p>
    <w:p w14:paraId="4881EF0E" w14:textId="150450CB" w:rsidR="7A201926" w:rsidRPr="00E66272" w:rsidRDefault="7A201926" w:rsidP="00E66272">
      <w:pPr>
        <w:shd w:val="clear" w:color="auto" w:fill="FFFFFF" w:themeFill="background1"/>
        <w:spacing w:line="240" w:lineRule="auto"/>
        <w:jc w:val="both"/>
        <w:rPr>
          <w:rFonts w:ascii="Arial" w:hAnsi="Arial" w:cs="Arial"/>
          <w:color w:val="000000" w:themeColor="text1"/>
        </w:rPr>
      </w:pPr>
    </w:p>
    <w:p w14:paraId="4263DF0A" w14:textId="2C6C7DE1" w:rsidR="002C66FB" w:rsidRPr="00E66272" w:rsidRDefault="002C66FB" w:rsidP="00E66272">
      <w:pPr>
        <w:shd w:val="clear" w:color="auto" w:fill="FFFFFF" w:themeFill="background1"/>
        <w:spacing w:line="240" w:lineRule="auto"/>
        <w:jc w:val="both"/>
        <w:rPr>
          <w:rFonts w:ascii="Arial" w:hAnsi="Arial" w:cs="Arial"/>
          <w:b/>
          <w:bCs/>
          <w:color w:val="000000" w:themeColor="text1"/>
        </w:rPr>
      </w:pPr>
      <w:r w:rsidRPr="00E66272">
        <w:rPr>
          <w:rFonts w:ascii="Arial" w:hAnsi="Arial" w:cs="Arial" w:hint="cs"/>
          <w:b/>
          <w:bCs/>
          <w:color w:val="000000" w:themeColor="text1"/>
        </w:rPr>
        <w:t>5.1.</w:t>
      </w:r>
      <w:r w:rsidR="00AF73C7" w:rsidRPr="00E66272">
        <w:rPr>
          <w:rFonts w:ascii="Arial" w:hAnsi="Arial" w:cs="Arial" w:hint="cs"/>
          <w:b/>
          <w:bCs/>
          <w:color w:val="000000" w:themeColor="text1"/>
        </w:rPr>
        <w:t>2.2</w:t>
      </w:r>
      <w:r w:rsidRPr="00E66272">
        <w:rPr>
          <w:rFonts w:ascii="Arial" w:hAnsi="Arial" w:cs="Arial" w:hint="cs"/>
          <w:b/>
          <w:bCs/>
          <w:color w:val="000000" w:themeColor="text1"/>
        </w:rPr>
        <w:t xml:space="preserve"> Part 2: CO-LUMINATE Secondary Data Analysis </w:t>
      </w:r>
    </w:p>
    <w:p w14:paraId="679FA941" w14:textId="77777777" w:rsidR="003E681F" w:rsidRPr="00E66272" w:rsidRDefault="003E681F" w:rsidP="00E66272">
      <w:pPr>
        <w:jc w:val="both"/>
        <w:rPr>
          <w:rFonts w:ascii="Arial" w:hAnsi="Arial" w:cs="Arial"/>
          <w:color w:val="000000" w:themeColor="text1"/>
        </w:rPr>
      </w:pPr>
    </w:p>
    <w:p w14:paraId="77F71AE7" w14:textId="1DBB49A6" w:rsidR="007A51AF" w:rsidRPr="00E66272" w:rsidRDefault="00CC61F1" w:rsidP="5F7C5B9A">
      <w:pPr>
        <w:jc w:val="both"/>
        <w:rPr>
          <w:rFonts w:ascii="Arial" w:hAnsi="Arial" w:cs="Arial"/>
          <w:color w:val="000000" w:themeColor="text1"/>
        </w:rPr>
      </w:pPr>
      <w:r w:rsidRPr="5F7C5B9A">
        <w:rPr>
          <w:rFonts w:ascii="Arial" w:hAnsi="Arial" w:cs="Arial"/>
          <w:color w:val="000000" w:themeColor="text1"/>
        </w:rPr>
        <w:t>T</w:t>
      </w:r>
      <w:r w:rsidR="007A51AF" w:rsidRPr="5F7C5B9A">
        <w:rPr>
          <w:rFonts w:ascii="Arial" w:hAnsi="Arial" w:cs="Arial"/>
          <w:color w:val="000000" w:themeColor="text1"/>
        </w:rPr>
        <w:t xml:space="preserve">he </w:t>
      </w:r>
      <w:r w:rsidR="00217CC1" w:rsidRPr="5F7C5B9A">
        <w:rPr>
          <w:rFonts w:ascii="Arial" w:hAnsi="Arial" w:cs="Arial"/>
          <w:color w:val="000000" w:themeColor="text1"/>
        </w:rPr>
        <w:t>linked dataset</w:t>
      </w:r>
      <w:r w:rsidR="007A51AF" w:rsidRPr="5F7C5B9A">
        <w:rPr>
          <w:rFonts w:ascii="Arial" w:hAnsi="Arial" w:cs="Arial"/>
          <w:color w:val="000000" w:themeColor="text1"/>
        </w:rPr>
        <w:t xml:space="preserve"> that will be used for this project </w:t>
      </w:r>
      <w:r w:rsidR="00BE75F4" w:rsidRPr="5F7C5B9A">
        <w:rPr>
          <w:rFonts w:ascii="Arial" w:hAnsi="Arial" w:cs="Arial"/>
          <w:color w:val="000000" w:themeColor="text1"/>
        </w:rPr>
        <w:t xml:space="preserve">is </w:t>
      </w:r>
      <w:r w:rsidR="007A51AF" w:rsidRPr="5F7C5B9A">
        <w:rPr>
          <w:rFonts w:ascii="Arial" w:hAnsi="Arial" w:cs="Arial"/>
          <w:color w:val="000000" w:themeColor="text1"/>
        </w:rPr>
        <w:t xml:space="preserve">from </w:t>
      </w:r>
      <w:r w:rsidR="00217CC1" w:rsidRPr="5F7C5B9A">
        <w:rPr>
          <w:rFonts w:ascii="Arial" w:hAnsi="Arial" w:cs="Arial"/>
          <w:color w:val="000000" w:themeColor="text1"/>
        </w:rPr>
        <w:t xml:space="preserve">studies which </w:t>
      </w:r>
      <w:r w:rsidR="00583096" w:rsidRPr="5F7C5B9A">
        <w:rPr>
          <w:rFonts w:ascii="Arial" w:hAnsi="Arial" w:cs="Arial"/>
          <w:color w:val="000000" w:themeColor="text1"/>
        </w:rPr>
        <w:t>included</w:t>
      </w:r>
      <w:r w:rsidR="00BE75F4" w:rsidRPr="5F7C5B9A">
        <w:rPr>
          <w:rFonts w:ascii="Arial" w:hAnsi="Arial" w:cs="Arial"/>
          <w:color w:val="000000" w:themeColor="text1"/>
        </w:rPr>
        <w:t xml:space="preserve"> </w:t>
      </w:r>
      <w:r w:rsidR="00217CC1" w:rsidRPr="5F7C5B9A">
        <w:rPr>
          <w:rFonts w:ascii="Arial" w:hAnsi="Arial" w:cs="Arial"/>
          <w:color w:val="000000" w:themeColor="text1"/>
        </w:rPr>
        <w:t>young people living</w:t>
      </w:r>
      <w:r w:rsidR="007A51AF" w:rsidRPr="5F7C5B9A">
        <w:rPr>
          <w:rFonts w:ascii="Arial" w:hAnsi="Arial" w:cs="Arial"/>
          <w:color w:val="000000" w:themeColor="text1"/>
        </w:rPr>
        <w:t xml:space="preserve"> in the AHRI HDSS</w:t>
      </w:r>
      <w:r w:rsidR="00BE75F4" w:rsidRPr="5F7C5B9A">
        <w:rPr>
          <w:rFonts w:ascii="Arial" w:hAnsi="Arial" w:cs="Arial"/>
          <w:color w:val="000000" w:themeColor="text1"/>
        </w:rPr>
        <w:t>, and</w:t>
      </w:r>
      <w:r w:rsidR="007A51AF" w:rsidRPr="5F7C5B9A">
        <w:rPr>
          <w:rFonts w:ascii="Arial" w:hAnsi="Arial" w:cs="Arial"/>
          <w:color w:val="000000" w:themeColor="text1"/>
        </w:rPr>
        <w:t xml:space="preserve"> measured </w:t>
      </w:r>
      <w:r w:rsidR="00217CC1" w:rsidRPr="5F7C5B9A">
        <w:rPr>
          <w:rFonts w:ascii="Arial" w:hAnsi="Arial" w:cs="Arial"/>
          <w:color w:val="000000" w:themeColor="text1"/>
        </w:rPr>
        <w:t xml:space="preserve">depression </w:t>
      </w:r>
      <w:r w:rsidRPr="5F7C5B9A">
        <w:rPr>
          <w:rFonts w:ascii="Arial" w:hAnsi="Arial" w:cs="Arial"/>
          <w:color w:val="000000" w:themeColor="text1"/>
        </w:rPr>
        <w:t>at multiple time points</w:t>
      </w:r>
      <w:r w:rsidR="007A51AF" w:rsidRPr="5F7C5B9A">
        <w:rPr>
          <w:rFonts w:ascii="Arial" w:hAnsi="Arial" w:cs="Arial"/>
          <w:color w:val="000000" w:themeColor="text1"/>
        </w:rPr>
        <w:t xml:space="preserve"> (Table 1).  Data from these nested studies </w:t>
      </w:r>
      <w:r w:rsidR="00217CC1" w:rsidRPr="5F7C5B9A">
        <w:rPr>
          <w:rFonts w:ascii="Arial" w:hAnsi="Arial" w:cs="Arial"/>
          <w:color w:val="000000" w:themeColor="text1"/>
        </w:rPr>
        <w:t xml:space="preserve">have already been brought together in </w:t>
      </w:r>
      <w:r w:rsidR="00BE75F4" w:rsidRPr="5F7C5B9A">
        <w:rPr>
          <w:rFonts w:ascii="Arial" w:hAnsi="Arial" w:cs="Arial"/>
          <w:color w:val="000000" w:themeColor="text1"/>
        </w:rPr>
        <w:t>a</w:t>
      </w:r>
      <w:r w:rsidR="00217CC1" w:rsidRPr="5F7C5B9A">
        <w:rPr>
          <w:rFonts w:ascii="Arial" w:hAnsi="Arial" w:cs="Arial"/>
          <w:color w:val="000000" w:themeColor="text1"/>
        </w:rPr>
        <w:t xml:space="preserve"> </w:t>
      </w:r>
      <w:r w:rsidR="00217CC1" w:rsidRPr="5F7C5B9A">
        <w:rPr>
          <w:rFonts w:ascii="Arial" w:eastAsia="Arial" w:hAnsi="Arial" w:cs="Arial"/>
          <w:color w:val="000000" w:themeColor="text1"/>
        </w:rPr>
        <w:t>harmonised dataset of mental health measures. Under CO-LUMINATE, they</w:t>
      </w:r>
      <w:r w:rsidR="00217CC1" w:rsidRPr="5F7C5B9A">
        <w:rPr>
          <w:rFonts w:ascii="Arial" w:hAnsi="Arial" w:cs="Arial"/>
          <w:color w:val="000000" w:themeColor="text1"/>
        </w:rPr>
        <w:t xml:space="preserve"> </w:t>
      </w:r>
      <w:r w:rsidR="007A51AF" w:rsidRPr="5F7C5B9A">
        <w:rPr>
          <w:rFonts w:ascii="Arial" w:hAnsi="Arial" w:cs="Arial"/>
          <w:color w:val="000000" w:themeColor="text1"/>
        </w:rPr>
        <w:t>will be merged</w:t>
      </w:r>
      <w:r w:rsidR="00BE75F4" w:rsidRPr="5F7C5B9A">
        <w:rPr>
          <w:rFonts w:ascii="Arial" w:hAnsi="Arial" w:cs="Arial"/>
          <w:color w:val="000000" w:themeColor="text1"/>
        </w:rPr>
        <w:t xml:space="preserve"> with</w:t>
      </w:r>
      <w:r w:rsidR="007A51AF" w:rsidRPr="5F7C5B9A">
        <w:rPr>
          <w:rFonts w:ascii="Arial" w:hAnsi="Arial" w:cs="Arial"/>
          <w:color w:val="000000" w:themeColor="text1"/>
        </w:rPr>
        <w:t xml:space="preserve"> </w:t>
      </w:r>
      <w:r w:rsidR="00217CC1" w:rsidRPr="5F7C5B9A">
        <w:rPr>
          <w:rFonts w:ascii="Arial" w:hAnsi="Arial" w:cs="Arial"/>
          <w:color w:val="000000" w:themeColor="text1"/>
        </w:rPr>
        <w:t>HDSS data</w:t>
      </w:r>
      <w:r w:rsidR="007A51AF" w:rsidRPr="5F7C5B9A">
        <w:rPr>
          <w:rFonts w:ascii="Arial" w:hAnsi="Arial" w:cs="Arial"/>
          <w:color w:val="000000" w:themeColor="text1"/>
        </w:rPr>
        <w:t xml:space="preserve"> using either </w:t>
      </w:r>
      <w:r w:rsidR="00BE75F4" w:rsidRPr="5F7C5B9A">
        <w:rPr>
          <w:rFonts w:ascii="Arial" w:hAnsi="Arial" w:cs="Arial"/>
          <w:color w:val="000000" w:themeColor="text1"/>
        </w:rPr>
        <w:t>unique individual and</w:t>
      </w:r>
      <w:r w:rsidR="007A51AF" w:rsidRPr="5F7C5B9A">
        <w:rPr>
          <w:rFonts w:ascii="Arial" w:hAnsi="Arial" w:cs="Arial"/>
          <w:color w:val="000000" w:themeColor="text1"/>
        </w:rPr>
        <w:t xml:space="preserve"> household identifier</w:t>
      </w:r>
      <w:r w:rsidR="00BE75F4" w:rsidRPr="5F7C5B9A">
        <w:rPr>
          <w:rFonts w:ascii="Arial" w:hAnsi="Arial" w:cs="Arial"/>
          <w:color w:val="000000" w:themeColor="text1"/>
        </w:rPr>
        <w:t>s</w:t>
      </w:r>
      <w:r w:rsidR="007A51AF" w:rsidRPr="5F7C5B9A">
        <w:rPr>
          <w:rFonts w:ascii="Arial" w:hAnsi="Arial" w:cs="Arial"/>
          <w:color w:val="000000" w:themeColor="text1"/>
        </w:rPr>
        <w:t>.</w:t>
      </w:r>
    </w:p>
    <w:p w14:paraId="5DD00A59" w14:textId="77777777" w:rsidR="007A51AF" w:rsidRPr="00E66272" w:rsidRDefault="007A51AF" w:rsidP="00E66272">
      <w:pPr>
        <w:jc w:val="both"/>
        <w:rPr>
          <w:rFonts w:ascii="Arial" w:hAnsi="Arial" w:cs="Arial"/>
          <w:color w:val="000000" w:themeColor="text1"/>
        </w:rPr>
      </w:pPr>
    </w:p>
    <w:p w14:paraId="1129F10B" w14:textId="77777777" w:rsidR="007A51AF" w:rsidRPr="00E66272" w:rsidRDefault="007A51AF" w:rsidP="00E66272">
      <w:pPr>
        <w:jc w:val="both"/>
        <w:rPr>
          <w:rFonts w:ascii="Arial" w:hAnsi="Arial" w:cs="Arial"/>
          <w:b/>
          <w:bCs/>
          <w:color w:val="000000" w:themeColor="text1"/>
        </w:rPr>
      </w:pPr>
      <w:r w:rsidRPr="00E66272">
        <w:rPr>
          <w:rFonts w:ascii="Arial" w:hAnsi="Arial" w:cs="Arial" w:hint="cs"/>
          <w:b/>
          <w:bCs/>
          <w:color w:val="000000" w:themeColor="text1"/>
        </w:rPr>
        <w:t>Table 1. Data sources</w:t>
      </w:r>
    </w:p>
    <w:tbl>
      <w:tblPr>
        <w:tblStyle w:val="TableGrid"/>
        <w:tblW w:w="9900" w:type="dxa"/>
        <w:tblInd w:w="85" w:type="dxa"/>
        <w:tblLayout w:type="fixed"/>
        <w:tblLook w:val="06A0" w:firstRow="1" w:lastRow="0" w:firstColumn="1" w:lastColumn="0" w:noHBand="1" w:noVBand="1"/>
        <w:tblPrChange w:id="88" w:author="Nondumiso Mthiyane" w:date="2024-07-29T09:44:00Z" w16du:dateUtc="2024-07-29T07:44:00Z">
          <w:tblPr>
            <w:tblStyle w:val="TableGrid"/>
            <w:tblW w:w="9450" w:type="dxa"/>
            <w:tblInd w:w="85" w:type="dxa"/>
            <w:tblLayout w:type="fixed"/>
            <w:tblLook w:val="06A0" w:firstRow="1" w:lastRow="0" w:firstColumn="1" w:lastColumn="0" w:noHBand="1" w:noVBand="1"/>
          </w:tblPr>
        </w:tblPrChange>
      </w:tblPr>
      <w:tblGrid>
        <w:gridCol w:w="1895"/>
        <w:gridCol w:w="1615"/>
        <w:gridCol w:w="1787"/>
        <w:gridCol w:w="1543"/>
        <w:gridCol w:w="1440"/>
        <w:gridCol w:w="1620"/>
        <w:tblGridChange w:id="89">
          <w:tblGrid>
            <w:gridCol w:w="1895"/>
            <w:gridCol w:w="1615"/>
            <w:gridCol w:w="228"/>
            <w:gridCol w:w="1559"/>
            <w:gridCol w:w="1276"/>
            <w:gridCol w:w="267"/>
            <w:gridCol w:w="1150"/>
            <w:gridCol w:w="290"/>
            <w:gridCol w:w="1170"/>
            <w:gridCol w:w="450"/>
          </w:tblGrid>
        </w:tblGridChange>
      </w:tblGrid>
      <w:tr w:rsidR="00E66272" w:rsidRPr="00E66272" w14:paraId="29F06E0D" w14:textId="77777777" w:rsidTr="0017481F">
        <w:trPr>
          <w:trHeight w:val="300"/>
          <w:trPrChange w:id="90" w:author="Nondumiso Mthiyane" w:date="2024-07-29T09:44:00Z" w16du:dateUtc="2024-07-29T07:44:00Z">
            <w:trPr>
              <w:gridAfter w:val="0"/>
              <w:trHeight w:val="300"/>
            </w:trPr>
          </w:trPrChange>
        </w:trPr>
        <w:tc>
          <w:tcPr>
            <w:tcW w:w="1895" w:type="dxa"/>
            <w:tcPrChange w:id="91" w:author="Nondumiso Mthiyane" w:date="2024-07-29T09:44:00Z" w16du:dateUtc="2024-07-29T07:44:00Z">
              <w:tcPr>
                <w:tcW w:w="1895" w:type="dxa"/>
              </w:tcPr>
            </w:tcPrChange>
          </w:tcPr>
          <w:p w14:paraId="1110FE61" w14:textId="77777777" w:rsidR="00587E3C" w:rsidRPr="00E66272" w:rsidRDefault="00587E3C" w:rsidP="00BE75F4">
            <w:pPr>
              <w:rPr>
                <w:rFonts w:ascii="Arial" w:hAnsi="Arial" w:cs="Arial"/>
                <w:b/>
                <w:bCs/>
                <w:color w:val="000000" w:themeColor="text1"/>
              </w:rPr>
            </w:pPr>
            <w:r w:rsidRPr="00E66272">
              <w:rPr>
                <w:rFonts w:ascii="Arial" w:hAnsi="Arial" w:cs="Arial" w:hint="cs"/>
                <w:b/>
                <w:bCs/>
                <w:color w:val="000000" w:themeColor="text1"/>
              </w:rPr>
              <w:t>Study</w:t>
            </w:r>
          </w:p>
        </w:tc>
        <w:tc>
          <w:tcPr>
            <w:tcW w:w="1615" w:type="dxa"/>
            <w:tcPrChange w:id="92" w:author="Nondumiso Mthiyane" w:date="2024-07-29T09:44:00Z" w16du:dateUtc="2024-07-29T07:44:00Z">
              <w:tcPr>
                <w:tcW w:w="1843" w:type="dxa"/>
                <w:gridSpan w:val="2"/>
              </w:tcPr>
            </w:tcPrChange>
          </w:tcPr>
          <w:p w14:paraId="53FB785F" w14:textId="73D3975D" w:rsidR="00587E3C" w:rsidRPr="00E66272" w:rsidRDefault="00587E3C" w:rsidP="00BE75F4">
            <w:pPr>
              <w:spacing w:line="259" w:lineRule="auto"/>
              <w:rPr>
                <w:rFonts w:ascii="Arial" w:hAnsi="Arial" w:cs="Arial"/>
                <w:b/>
                <w:bCs/>
                <w:color w:val="000000" w:themeColor="text1"/>
              </w:rPr>
            </w:pPr>
            <w:r w:rsidRPr="00E66272">
              <w:rPr>
                <w:rFonts w:ascii="Arial" w:hAnsi="Arial" w:cs="Arial" w:hint="cs"/>
                <w:b/>
                <w:bCs/>
                <w:color w:val="000000" w:themeColor="text1"/>
              </w:rPr>
              <w:t>Design</w:t>
            </w:r>
            <w:ins w:id="93" w:author="Nondumiso Mthiyane" w:date="2024-07-29T09:40:00Z" w16du:dateUtc="2024-07-29T07:40:00Z">
              <w:r w:rsidR="00624C89">
                <w:rPr>
                  <w:rFonts w:ascii="Arial" w:hAnsi="Arial" w:cs="Arial"/>
                  <w:b/>
                  <w:bCs/>
                  <w:color w:val="000000" w:themeColor="text1"/>
                </w:rPr>
                <w:t xml:space="preserve"> and sampling</w:t>
              </w:r>
            </w:ins>
            <w:ins w:id="94" w:author="Nondumiso Mthiyane" w:date="2024-07-29T09:43:00Z" w16du:dateUtc="2024-07-29T07:43:00Z">
              <w:r w:rsidR="00C21E96">
                <w:rPr>
                  <w:rFonts w:ascii="Arial" w:hAnsi="Arial" w:cs="Arial"/>
                  <w:b/>
                  <w:bCs/>
                  <w:color w:val="000000" w:themeColor="text1"/>
                </w:rPr>
                <w:t xml:space="preserve"> </w:t>
              </w:r>
            </w:ins>
          </w:p>
        </w:tc>
        <w:tc>
          <w:tcPr>
            <w:tcW w:w="1787" w:type="dxa"/>
            <w:tcPrChange w:id="95" w:author="Nondumiso Mthiyane" w:date="2024-07-29T09:44:00Z" w16du:dateUtc="2024-07-29T07:44:00Z">
              <w:tcPr>
                <w:tcW w:w="1559" w:type="dxa"/>
              </w:tcPr>
            </w:tcPrChange>
          </w:tcPr>
          <w:p w14:paraId="7145C9FF" w14:textId="3A2FFDDC" w:rsidR="00587E3C" w:rsidRPr="00E66272" w:rsidRDefault="00075E9B" w:rsidP="00BE75F4">
            <w:pPr>
              <w:rPr>
                <w:rFonts w:ascii="Arial" w:hAnsi="Arial" w:cs="Arial"/>
                <w:b/>
                <w:bCs/>
                <w:color w:val="000000" w:themeColor="text1"/>
              </w:rPr>
            </w:pPr>
            <w:ins w:id="96" w:author="Nondumiso Mthiyane" w:date="2024-07-29T09:47:00Z" w16du:dateUtc="2024-07-29T07:47:00Z">
              <w:r>
                <w:rPr>
                  <w:rFonts w:ascii="Arial" w:hAnsi="Arial" w:cs="Arial"/>
                  <w:b/>
                  <w:bCs/>
                  <w:color w:val="000000" w:themeColor="text1"/>
                </w:rPr>
                <w:t>Sampling</w:t>
              </w:r>
            </w:ins>
            <w:ins w:id="97" w:author="Nondumiso Mthiyane" w:date="2024-07-29T10:32:00Z" w16du:dateUtc="2024-07-29T08:32:00Z">
              <w:r w:rsidR="003A6C9D">
                <w:rPr>
                  <w:rFonts w:ascii="Arial" w:hAnsi="Arial" w:cs="Arial"/>
                  <w:b/>
                  <w:bCs/>
                  <w:color w:val="000000" w:themeColor="text1"/>
                </w:rPr>
                <w:t xml:space="preserve"> method</w:t>
              </w:r>
            </w:ins>
            <w:ins w:id="98" w:author="Nondumiso Mthiyane" w:date="2024-07-29T09:47:00Z" w16du:dateUtc="2024-07-29T07:47:00Z">
              <w:r>
                <w:rPr>
                  <w:rFonts w:ascii="Arial" w:hAnsi="Arial" w:cs="Arial"/>
                  <w:b/>
                  <w:bCs/>
                  <w:color w:val="000000" w:themeColor="text1"/>
                </w:rPr>
                <w:t xml:space="preserve"> and</w:t>
              </w:r>
            </w:ins>
            <w:ins w:id="99" w:author="Nondumiso Mthiyane" w:date="2024-07-29T09:48:00Z" w16du:dateUtc="2024-07-29T07:48:00Z">
              <w:r w:rsidR="00AA31B5">
                <w:rPr>
                  <w:rFonts w:ascii="Arial" w:hAnsi="Arial" w:cs="Arial"/>
                  <w:b/>
                  <w:bCs/>
                  <w:color w:val="000000" w:themeColor="text1"/>
                </w:rPr>
                <w:t xml:space="preserve"> </w:t>
              </w:r>
            </w:ins>
            <w:ins w:id="100" w:author="Nondumiso Mthiyane" w:date="2024-07-29T09:56:00Z" w16du:dateUtc="2024-07-29T07:56:00Z">
              <w:r w:rsidR="00734295">
                <w:rPr>
                  <w:rFonts w:ascii="Arial" w:hAnsi="Arial" w:cs="Arial"/>
                  <w:b/>
                  <w:bCs/>
                  <w:color w:val="000000" w:themeColor="text1"/>
                </w:rPr>
                <w:t>s</w:t>
              </w:r>
            </w:ins>
            <w:del w:id="101" w:author="Nondumiso Mthiyane" w:date="2024-07-29T09:55:00Z" w16du:dateUtc="2024-07-29T07:55:00Z">
              <w:r w:rsidR="00587E3C" w:rsidRPr="00E66272" w:rsidDel="00734295">
                <w:rPr>
                  <w:rFonts w:ascii="Arial" w:hAnsi="Arial" w:cs="Arial" w:hint="cs"/>
                  <w:b/>
                  <w:bCs/>
                  <w:color w:val="000000" w:themeColor="text1"/>
                </w:rPr>
                <w:delText>S</w:delText>
              </w:r>
            </w:del>
            <w:r w:rsidR="00587E3C" w:rsidRPr="00E66272">
              <w:rPr>
                <w:rFonts w:ascii="Arial" w:hAnsi="Arial" w:cs="Arial" w:hint="cs"/>
                <w:b/>
                <w:bCs/>
                <w:color w:val="000000" w:themeColor="text1"/>
              </w:rPr>
              <w:t>ample size (individuals aged 13-24)</w:t>
            </w:r>
          </w:p>
        </w:tc>
        <w:tc>
          <w:tcPr>
            <w:tcW w:w="1543" w:type="dxa"/>
            <w:tcPrChange w:id="102" w:author="Nondumiso Mthiyane" w:date="2024-07-29T09:44:00Z" w16du:dateUtc="2024-07-29T07:44:00Z">
              <w:tcPr>
                <w:tcW w:w="1276" w:type="dxa"/>
              </w:tcPr>
            </w:tcPrChange>
          </w:tcPr>
          <w:p w14:paraId="51C1CE24" w14:textId="77777777" w:rsidR="00587E3C" w:rsidRPr="00E66272" w:rsidRDefault="00587E3C" w:rsidP="00BE75F4">
            <w:pPr>
              <w:rPr>
                <w:rFonts w:ascii="Arial" w:hAnsi="Arial" w:cs="Arial"/>
                <w:b/>
                <w:bCs/>
                <w:color w:val="000000" w:themeColor="text1"/>
              </w:rPr>
            </w:pPr>
            <w:r w:rsidRPr="00E66272">
              <w:rPr>
                <w:rFonts w:ascii="Arial" w:hAnsi="Arial" w:cs="Arial" w:hint="cs"/>
                <w:b/>
                <w:bCs/>
                <w:color w:val="000000" w:themeColor="text1"/>
              </w:rPr>
              <w:t>Study period</w:t>
            </w:r>
          </w:p>
        </w:tc>
        <w:tc>
          <w:tcPr>
            <w:tcW w:w="1440" w:type="dxa"/>
            <w:tcPrChange w:id="103" w:author="Nondumiso Mthiyane" w:date="2024-07-29T09:44:00Z" w16du:dateUtc="2024-07-29T07:44:00Z">
              <w:tcPr>
                <w:tcW w:w="1417" w:type="dxa"/>
                <w:gridSpan w:val="2"/>
              </w:tcPr>
            </w:tcPrChange>
          </w:tcPr>
          <w:p w14:paraId="1D6334A6" w14:textId="6D6AFC6E" w:rsidR="00587E3C" w:rsidRPr="00BE75F4" w:rsidRDefault="00587E3C" w:rsidP="00BE75F4">
            <w:pPr>
              <w:rPr>
                <w:rFonts w:ascii="Arial" w:hAnsi="Arial" w:cs="Arial"/>
                <w:b/>
                <w:bCs/>
                <w:color w:val="000000" w:themeColor="text1"/>
              </w:rPr>
            </w:pPr>
            <w:r w:rsidRPr="00BE75F4">
              <w:rPr>
                <w:rFonts w:ascii="Arial" w:hAnsi="Arial" w:cs="Arial" w:hint="cs"/>
                <w:b/>
                <w:bCs/>
                <w:color w:val="000000" w:themeColor="text1"/>
              </w:rPr>
              <w:t>Number of timepoints with mental health measure</w:t>
            </w:r>
            <w:r w:rsidR="005749FF">
              <w:rPr>
                <w:rFonts w:ascii="Arial" w:hAnsi="Arial" w:cs="Arial"/>
                <w:b/>
                <w:bCs/>
                <w:color w:val="000000" w:themeColor="text1"/>
              </w:rPr>
              <w:t>s</w:t>
            </w:r>
          </w:p>
        </w:tc>
        <w:tc>
          <w:tcPr>
            <w:tcW w:w="1620" w:type="dxa"/>
            <w:tcPrChange w:id="104" w:author="Nondumiso Mthiyane" w:date="2024-07-29T09:44:00Z" w16du:dateUtc="2024-07-29T07:44:00Z">
              <w:tcPr>
                <w:tcW w:w="1460" w:type="dxa"/>
                <w:gridSpan w:val="2"/>
              </w:tcPr>
            </w:tcPrChange>
          </w:tcPr>
          <w:p w14:paraId="01E78546" w14:textId="77777777" w:rsidR="00587E3C" w:rsidRPr="00E66272" w:rsidRDefault="00587E3C" w:rsidP="00BE75F4">
            <w:pPr>
              <w:rPr>
                <w:rFonts w:ascii="Arial" w:hAnsi="Arial" w:cs="Arial"/>
                <w:b/>
                <w:bCs/>
                <w:color w:val="000000" w:themeColor="text1"/>
              </w:rPr>
            </w:pPr>
            <w:r w:rsidRPr="00E66272">
              <w:rPr>
                <w:rFonts w:ascii="Arial" w:hAnsi="Arial" w:cs="Arial" w:hint="cs"/>
                <w:b/>
                <w:bCs/>
                <w:color w:val="000000" w:themeColor="text1"/>
              </w:rPr>
              <w:t>Mental health screening tools used</w:t>
            </w:r>
          </w:p>
        </w:tc>
      </w:tr>
      <w:tr w:rsidR="00E66272" w:rsidRPr="00E66272" w14:paraId="15CB9541" w14:textId="77777777" w:rsidTr="0017481F">
        <w:trPr>
          <w:trHeight w:val="300"/>
          <w:trPrChange w:id="105" w:author="Nondumiso Mthiyane" w:date="2024-07-29T09:44:00Z" w16du:dateUtc="2024-07-29T07:44:00Z">
            <w:trPr>
              <w:gridAfter w:val="0"/>
              <w:trHeight w:val="300"/>
            </w:trPr>
          </w:trPrChange>
        </w:trPr>
        <w:tc>
          <w:tcPr>
            <w:tcW w:w="1895" w:type="dxa"/>
            <w:tcPrChange w:id="106" w:author="Nondumiso Mthiyane" w:date="2024-07-29T09:44:00Z" w16du:dateUtc="2024-07-29T07:44:00Z">
              <w:tcPr>
                <w:tcW w:w="1895" w:type="dxa"/>
              </w:tcPr>
            </w:tcPrChange>
          </w:tcPr>
          <w:p w14:paraId="07BAB53B" w14:textId="77777777" w:rsidR="00587E3C" w:rsidRPr="00E66272" w:rsidRDefault="00587E3C" w:rsidP="00BE75F4">
            <w:pPr>
              <w:rPr>
                <w:rFonts w:ascii="Arial" w:hAnsi="Arial" w:cs="Arial"/>
                <w:i/>
                <w:iCs/>
                <w:color w:val="000000" w:themeColor="text1"/>
              </w:rPr>
            </w:pPr>
            <w:r w:rsidRPr="00E66272">
              <w:rPr>
                <w:rFonts w:ascii="Arial" w:hAnsi="Arial" w:cs="Arial" w:hint="cs"/>
                <w:i/>
                <w:iCs/>
                <w:color w:val="000000" w:themeColor="text1"/>
              </w:rPr>
              <w:t>DREAMS</w:t>
            </w:r>
          </w:p>
        </w:tc>
        <w:tc>
          <w:tcPr>
            <w:tcW w:w="1615" w:type="dxa"/>
            <w:tcPrChange w:id="107" w:author="Nondumiso Mthiyane" w:date="2024-07-29T09:44:00Z" w16du:dateUtc="2024-07-29T07:44:00Z">
              <w:tcPr>
                <w:tcW w:w="1843" w:type="dxa"/>
                <w:gridSpan w:val="2"/>
              </w:tcPr>
            </w:tcPrChange>
          </w:tcPr>
          <w:p w14:paraId="1BDDBC0B" w14:textId="48AD9406" w:rsidR="00587E3C" w:rsidRDefault="00BE75F4" w:rsidP="00BE75F4">
            <w:pPr>
              <w:rPr>
                <w:ins w:id="108" w:author="Nondumiso Mthiyane" w:date="2024-07-29T09:41:00Z" w16du:dateUtc="2024-07-29T07:41:00Z"/>
                <w:rFonts w:ascii="Arial" w:hAnsi="Arial" w:cs="Arial"/>
                <w:color w:val="000000" w:themeColor="text1"/>
              </w:rPr>
            </w:pPr>
            <w:r>
              <w:rPr>
                <w:rFonts w:ascii="Arial" w:hAnsi="Arial" w:cs="Arial"/>
                <w:color w:val="000000" w:themeColor="text1"/>
              </w:rPr>
              <w:t>Observational c</w:t>
            </w:r>
            <w:r w:rsidR="00587E3C" w:rsidRPr="00E66272">
              <w:rPr>
                <w:rFonts w:ascii="Arial" w:hAnsi="Arial" w:cs="Arial" w:hint="cs"/>
                <w:color w:val="000000" w:themeColor="text1"/>
              </w:rPr>
              <w:t>ohor</w:t>
            </w:r>
            <w:ins w:id="109" w:author="Nondumiso Mthiyane" w:date="2024-07-29T09:45:00Z" w16du:dateUtc="2024-07-29T07:45:00Z">
              <w:r w:rsidR="00876EF3">
                <w:rPr>
                  <w:rFonts w:ascii="Arial" w:hAnsi="Arial" w:cs="Arial"/>
                  <w:color w:val="000000" w:themeColor="text1"/>
                </w:rPr>
                <w:t>t</w:t>
              </w:r>
            </w:ins>
            <w:del w:id="110" w:author="Nondumiso Mthiyane" w:date="2024-07-29T09:45:00Z" w16du:dateUtc="2024-07-29T07:45:00Z">
              <w:r w:rsidR="00587E3C" w:rsidRPr="00E66272" w:rsidDel="00876EF3">
                <w:rPr>
                  <w:rFonts w:ascii="Arial" w:hAnsi="Arial" w:cs="Arial" w:hint="cs"/>
                  <w:color w:val="000000" w:themeColor="text1"/>
                </w:rPr>
                <w:delText>t</w:delText>
              </w:r>
            </w:del>
          </w:p>
          <w:p w14:paraId="20C74E02" w14:textId="472340FE" w:rsidR="00624C89" w:rsidRPr="00E66272" w:rsidRDefault="00624C89" w:rsidP="00BE75F4">
            <w:pPr>
              <w:rPr>
                <w:rFonts w:ascii="Arial" w:hAnsi="Arial" w:cs="Arial"/>
                <w:color w:val="000000" w:themeColor="text1"/>
              </w:rPr>
            </w:pPr>
          </w:p>
        </w:tc>
        <w:tc>
          <w:tcPr>
            <w:tcW w:w="1787" w:type="dxa"/>
            <w:tcPrChange w:id="111" w:author="Nondumiso Mthiyane" w:date="2024-07-29T09:44:00Z" w16du:dateUtc="2024-07-29T07:44:00Z">
              <w:tcPr>
                <w:tcW w:w="1559" w:type="dxa"/>
              </w:tcPr>
            </w:tcPrChange>
          </w:tcPr>
          <w:p w14:paraId="15D39397" w14:textId="75F42676" w:rsidR="0064550A" w:rsidRPr="00D625B7" w:rsidRDefault="00876EF3" w:rsidP="00EA6478">
            <w:pPr>
              <w:jc w:val="center"/>
              <w:rPr>
                <w:ins w:id="112" w:author="Nondumiso Mthiyane" w:date="2024-07-29T09:47:00Z" w16du:dateUtc="2024-07-29T07:47:00Z"/>
                <w:rFonts w:ascii="Arial" w:hAnsi="Arial" w:cs="Arial"/>
                <w:color w:val="000000" w:themeColor="text1"/>
              </w:rPr>
            </w:pPr>
            <w:ins w:id="113" w:author="Nondumiso Mthiyane" w:date="2024-07-29T09:45:00Z" w16du:dateUtc="2024-07-29T07:45:00Z">
              <w:r w:rsidRPr="00D625B7">
                <w:rPr>
                  <w:rFonts w:ascii="Arial" w:hAnsi="Arial" w:cs="Arial"/>
                  <w:color w:val="000000" w:themeColor="text1"/>
                </w:rPr>
                <w:t xml:space="preserve">Randomly selected from age-eligible </w:t>
              </w:r>
            </w:ins>
            <w:ins w:id="114" w:author="Nondumiso Mthiyane" w:date="2024-07-29T09:56:00Z" w16du:dateUtc="2024-07-29T07:56:00Z">
              <w:r w:rsidR="0033538C" w:rsidRPr="00D625B7">
                <w:rPr>
                  <w:rFonts w:ascii="Arial" w:hAnsi="Arial" w:cs="Arial"/>
                  <w:color w:val="000000" w:themeColor="text1"/>
                </w:rPr>
                <w:t xml:space="preserve">HDSS </w:t>
              </w:r>
            </w:ins>
            <w:ins w:id="115" w:author="Nondumiso Mthiyane" w:date="2024-07-29T09:47:00Z" w16du:dateUtc="2024-07-29T07:47:00Z">
              <w:r w:rsidR="0064550A" w:rsidRPr="00D625B7">
                <w:rPr>
                  <w:rFonts w:ascii="Arial" w:hAnsi="Arial" w:cs="Arial"/>
                  <w:color w:val="000000" w:themeColor="text1"/>
                </w:rPr>
                <w:t>residents</w:t>
              </w:r>
            </w:ins>
          </w:p>
          <w:p w14:paraId="190877B3" w14:textId="25890D65" w:rsidR="00587E3C" w:rsidRPr="00D625B7" w:rsidRDefault="00876EF3" w:rsidP="00EA6478">
            <w:pPr>
              <w:jc w:val="center"/>
              <w:rPr>
                <w:rFonts w:ascii="Arial" w:hAnsi="Arial" w:cs="Arial"/>
                <w:color w:val="000000" w:themeColor="text1"/>
              </w:rPr>
            </w:pPr>
            <w:ins w:id="116" w:author="Nondumiso Mthiyane" w:date="2024-07-29T09:45:00Z" w16du:dateUtc="2024-07-29T07:45:00Z">
              <w:r w:rsidRPr="00D625B7">
                <w:rPr>
                  <w:rFonts w:ascii="Arial" w:hAnsi="Arial" w:cs="Arial"/>
                  <w:color w:val="000000" w:themeColor="text1"/>
                </w:rPr>
                <w:t>N=</w:t>
              </w:r>
            </w:ins>
            <w:r w:rsidR="00587E3C" w:rsidRPr="00D625B7">
              <w:rPr>
                <w:rFonts w:ascii="Arial" w:hAnsi="Arial" w:cs="Arial"/>
                <w:color w:val="000000" w:themeColor="text1"/>
              </w:rPr>
              <w:t>2184</w:t>
            </w:r>
          </w:p>
        </w:tc>
        <w:tc>
          <w:tcPr>
            <w:tcW w:w="1543" w:type="dxa"/>
            <w:tcPrChange w:id="117" w:author="Nondumiso Mthiyane" w:date="2024-07-29T09:44:00Z" w16du:dateUtc="2024-07-29T07:44:00Z">
              <w:tcPr>
                <w:tcW w:w="1276" w:type="dxa"/>
              </w:tcPr>
            </w:tcPrChange>
          </w:tcPr>
          <w:p w14:paraId="7C285FA9" w14:textId="77777777" w:rsidR="00587E3C" w:rsidRPr="00E66272" w:rsidRDefault="00587E3C" w:rsidP="00BE75F4">
            <w:pPr>
              <w:rPr>
                <w:rFonts w:ascii="Arial" w:hAnsi="Arial" w:cs="Arial"/>
                <w:color w:val="000000" w:themeColor="text1"/>
              </w:rPr>
            </w:pPr>
            <w:r w:rsidRPr="00E66272">
              <w:rPr>
                <w:rFonts w:ascii="Arial" w:hAnsi="Arial" w:cs="Arial" w:hint="cs"/>
                <w:color w:val="000000" w:themeColor="text1"/>
              </w:rPr>
              <w:t>2017-2019</w:t>
            </w:r>
          </w:p>
        </w:tc>
        <w:tc>
          <w:tcPr>
            <w:tcW w:w="1440" w:type="dxa"/>
            <w:tcPrChange w:id="118" w:author="Nondumiso Mthiyane" w:date="2024-07-29T09:44:00Z" w16du:dateUtc="2024-07-29T07:44:00Z">
              <w:tcPr>
                <w:tcW w:w="1417" w:type="dxa"/>
                <w:gridSpan w:val="2"/>
              </w:tcPr>
            </w:tcPrChange>
          </w:tcPr>
          <w:p w14:paraId="74E4C0C0" w14:textId="10822D59" w:rsidR="00587E3C" w:rsidRPr="00E66272" w:rsidRDefault="00BE75F4" w:rsidP="00BE75F4">
            <w:pPr>
              <w:rPr>
                <w:rFonts w:ascii="Arial" w:hAnsi="Arial" w:cs="Arial"/>
                <w:color w:val="000000" w:themeColor="text1"/>
              </w:rPr>
            </w:pPr>
            <w:r>
              <w:rPr>
                <w:rFonts w:ascii="Arial" w:hAnsi="Arial" w:cs="Arial"/>
                <w:color w:val="000000" w:themeColor="text1"/>
              </w:rPr>
              <w:t>3</w:t>
            </w:r>
          </w:p>
        </w:tc>
        <w:tc>
          <w:tcPr>
            <w:tcW w:w="1620" w:type="dxa"/>
            <w:tcPrChange w:id="119" w:author="Nondumiso Mthiyane" w:date="2024-07-29T09:44:00Z" w16du:dateUtc="2024-07-29T07:44:00Z">
              <w:tcPr>
                <w:tcW w:w="1460" w:type="dxa"/>
                <w:gridSpan w:val="2"/>
              </w:tcPr>
            </w:tcPrChange>
          </w:tcPr>
          <w:p w14:paraId="06C384D5" w14:textId="77777777" w:rsidR="00587E3C" w:rsidRPr="00E66272" w:rsidRDefault="00587E3C" w:rsidP="00BE75F4">
            <w:pPr>
              <w:rPr>
                <w:rFonts w:ascii="Arial" w:hAnsi="Arial" w:cs="Arial"/>
                <w:color w:val="000000" w:themeColor="text1"/>
              </w:rPr>
            </w:pPr>
            <w:r w:rsidRPr="00E66272">
              <w:rPr>
                <w:rFonts w:ascii="Arial" w:hAnsi="Arial" w:cs="Arial" w:hint="cs"/>
                <w:color w:val="000000" w:themeColor="text1"/>
              </w:rPr>
              <w:t>SSQ-14</w:t>
            </w:r>
          </w:p>
        </w:tc>
      </w:tr>
      <w:tr w:rsidR="00E66272" w:rsidRPr="00E66272" w14:paraId="666554B9" w14:textId="77777777" w:rsidTr="0017481F">
        <w:trPr>
          <w:trHeight w:val="300"/>
          <w:trPrChange w:id="120" w:author="Nondumiso Mthiyane" w:date="2024-07-29T09:44:00Z" w16du:dateUtc="2024-07-29T07:44:00Z">
            <w:trPr>
              <w:gridAfter w:val="0"/>
              <w:trHeight w:val="300"/>
            </w:trPr>
          </w:trPrChange>
        </w:trPr>
        <w:tc>
          <w:tcPr>
            <w:tcW w:w="1895" w:type="dxa"/>
            <w:tcPrChange w:id="121" w:author="Nondumiso Mthiyane" w:date="2024-07-29T09:44:00Z" w16du:dateUtc="2024-07-29T07:44:00Z">
              <w:tcPr>
                <w:tcW w:w="1895" w:type="dxa"/>
              </w:tcPr>
            </w:tcPrChange>
          </w:tcPr>
          <w:p w14:paraId="3E29A918" w14:textId="77777777" w:rsidR="00587E3C" w:rsidRPr="00E66272" w:rsidRDefault="00587E3C" w:rsidP="00BE75F4">
            <w:pPr>
              <w:rPr>
                <w:rFonts w:ascii="Arial" w:hAnsi="Arial" w:cs="Arial"/>
                <w:i/>
                <w:iCs/>
                <w:color w:val="000000" w:themeColor="text1"/>
              </w:rPr>
            </w:pPr>
            <w:r w:rsidRPr="00E66272">
              <w:rPr>
                <w:rFonts w:ascii="Arial" w:hAnsi="Arial" w:cs="Arial" w:hint="cs"/>
                <w:i/>
                <w:iCs/>
                <w:color w:val="000000" w:themeColor="text1"/>
              </w:rPr>
              <w:t>Multi-level</w:t>
            </w:r>
          </w:p>
        </w:tc>
        <w:tc>
          <w:tcPr>
            <w:tcW w:w="1615" w:type="dxa"/>
            <w:tcPrChange w:id="122" w:author="Nondumiso Mthiyane" w:date="2024-07-29T09:44:00Z" w16du:dateUtc="2024-07-29T07:44:00Z">
              <w:tcPr>
                <w:tcW w:w="1843" w:type="dxa"/>
                <w:gridSpan w:val="2"/>
              </w:tcPr>
            </w:tcPrChange>
          </w:tcPr>
          <w:p w14:paraId="5F48C653" w14:textId="4562BD30" w:rsidR="00587E3C" w:rsidRPr="00E66272" w:rsidRDefault="00BE75F4" w:rsidP="00BE75F4">
            <w:pPr>
              <w:rPr>
                <w:rFonts w:ascii="Arial" w:hAnsi="Arial" w:cs="Arial"/>
                <w:color w:val="000000" w:themeColor="text1"/>
              </w:rPr>
            </w:pPr>
            <w:r>
              <w:rPr>
                <w:rFonts w:ascii="Arial" w:hAnsi="Arial" w:cs="Arial"/>
                <w:color w:val="000000" w:themeColor="text1"/>
              </w:rPr>
              <w:t>Observational c</w:t>
            </w:r>
            <w:r w:rsidR="00587E3C" w:rsidRPr="00E66272">
              <w:rPr>
                <w:rFonts w:ascii="Arial" w:hAnsi="Arial" w:cs="Arial" w:hint="cs"/>
                <w:color w:val="000000" w:themeColor="text1"/>
              </w:rPr>
              <w:t>ohort</w:t>
            </w:r>
          </w:p>
        </w:tc>
        <w:tc>
          <w:tcPr>
            <w:tcW w:w="1787" w:type="dxa"/>
            <w:tcPrChange w:id="123" w:author="Nondumiso Mthiyane" w:date="2024-07-29T09:44:00Z" w16du:dateUtc="2024-07-29T07:44:00Z">
              <w:tcPr>
                <w:tcW w:w="1559" w:type="dxa"/>
              </w:tcPr>
            </w:tcPrChange>
          </w:tcPr>
          <w:p w14:paraId="2658E5EF" w14:textId="576E9E4B" w:rsidR="0064550A" w:rsidRPr="00D625B7" w:rsidRDefault="00876EF3" w:rsidP="0064550A">
            <w:pPr>
              <w:jc w:val="center"/>
              <w:rPr>
                <w:ins w:id="124" w:author="Nondumiso Mthiyane" w:date="2024-07-29T09:45:00Z" w16du:dateUtc="2024-07-29T07:45:00Z"/>
                <w:rFonts w:ascii="Arial" w:hAnsi="Arial" w:cs="Arial"/>
                <w:color w:val="000000" w:themeColor="text1"/>
              </w:rPr>
            </w:pPr>
            <w:ins w:id="125" w:author="Nondumiso Mthiyane" w:date="2024-07-29T09:45:00Z" w16du:dateUtc="2024-07-29T07:45:00Z">
              <w:r w:rsidRPr="00D625B7">
                <w:rPr>
                  <w:rFonts w:ascii="Arial" w:hAnsi="Arial" w:cs="Arial"/>
                  <w:color w:val="000000" w:themeColor="text1"/>
                </w:rPr>
                <w:t>Randomly selected from age-eligi</w:t>
              </w:r>
              <w:r w:rsidR="00E05A45" w:rsidRPr="00D625B7">
                <w:rPr>
                  <w:rFonts w:ascii="Arial" w:hAnsi="Arial" w:cs="Arial"/>
                  <w:color w:val="000000" w:themeColor="text1"/>
                </w:rPr>
                <w:t>ble</w:t>
              </w:r>
            </w:ins>
            <w:ins w:id="126" w:author="Nondumiso Mthiyane" w:date="2024-07-29T09:47:00Z" w16du:dateUtc="2024-07-29T07:47:00Z">
              <w:r w:rsidR="0064550A" w:rsidRPr="00D625B7">
                <w:rPr>
                  <w:rFonts w:ascii="Arial" w:hAnsi="Arial" w:cs="Arial"/>
                  <w:color w:val="000000" w:themeColor="text1"/>
                </w:rPr>
                <w:t xml:space="preserve"> </w:t>
              </w:r>
            </w:ins>
            <w:ins w:id="127" w:author="Nondumiso Mthiyane" w:date="2024-07-29T09:56:00Z" w16du:dateUtc="2024-07-29T07:56:00Z">
              <w:r w:rsidR="0033538C" w:rsidRPr="00D625B7">
                <w:rPr>
                  <w:rFonts w:ascii="Arial" w:hAnsi="Arial" w:cs="Arial"/>
                  <w:color w:val="000000" w:themeColor="text1"/>
                </w:rPr>
                <w:t xml:space="preserve">HDSS </w:t>
              </w:r>
            </w:ins>
            <w:ins w:id="128" w:author="Nondumiso Mthiyane" w:date="2024-07-29T09:47:00Z" w16du:dateUtc="2024-07-29T07:47:00Z">
              <w:r w:rsidR="0064550A" w:rsidRPr="00D625B7">
                <w:rPr>
                  <w:rFonts w:ascii="Arial" w:hAnsi="Arial" w:cs="Arial"/>
                  <w:color w:val="000000" w:themeColor="text1"/>
                </w:rPr>
                <w:t>residents</w:t>
              </w:r>
            </w:ins>
          </w:p>
          <w:p w14:paraId="05ED385F" w14:textId="0AF09105" w:rsidR="00587E3C" w:rsidRPr="00D625B7" w:rsidRDefault="00E05A45" w:rsidP="00EA6478">
            <w:pPr>
              <w:jc w:val="center"/>
              <w:rPr>
                <w:rFonts w:ascii="Arial" w:hAnsi="Arial" w:cs="Arial"/>
                <w:color w:val="000000" w:themeColor="text1"/>
              </w:rPr>
            </w:pPr>
            <w:ins w:id="129" w:author="Nondumiso Mthiyane" w:date="2024-07-29T09:45:00Z" w16du:dateUtc="2024-07-29T07:45:00Z">
              <w:r w:rsidRPr="00D625B7">
                <w:rPr>
                  <w:rFonts w:ascii="Arial" w:hAnsi="Arial" w:cs="Arial"/>
                  <w:color w:val="000000" w:themeColor="text1"/>
                </w:rPr>
                <w:t>N=</w:t>
              </w:r>
            </w:ins>
            <w:r w:rsidR="00587E3C" w:rsidRPr="00D625B7">
              <w:rPr>
                <w:rFonts w:ascii="Arial" w:hAnsi="Arial" w:cs="Arial"/>
                <w:color w:val="000000" w:themeColor="text1"/>
              </w:rPr>
              <w:t>183</w:t>
            </w:r>
            <w:ins w:id="130" w:author="Nondumiso Mthiyane" w:date="2024-07-29T10:13:00Z" w16du:dateUtc="2024-07-29T08:13:00Z">
              <w:r w:rsidR="002B2B61" w:rsidRPr="00D625B7">
                <w:rPr>
                  <w:rFonts w:ascii="Arial" w:hAnsi="Arial" w:cs="Arial"/>
                  <w:color w:val="000000" w:themeColor="text1"/>
                </w:rPr>
                <w:t>3</w:t>
              </w:r>
            </w:ins>
            <w:del w:id="131" w:author="Nondumiso Mthiyane" w:date="2024-07-29T10:13:00Z" w16du:dateUtc="2024-07-29T08:13:00Z">
              <w:r w:rsidR="00587E3C" w:rsidRPr="00D625B7" w:rsidDel="002B2B61">
                <w:rPr>
                  <w:rFonts w:ascii="Arial" w:hAnsi="Arial" w:cs="Arial"/>
                  <w:color w:val="000000" w:themeColor="text1"/>
                </w:rPr>
                <w:delText>5</w:delText>
              </w:r>
            </w:del>
          </w:p>
        </w:tc>
        <w:tc>
          <w:tcPr>
            <w:tcW w:w="1543" w:type="dxa"/>
            <w:tcPrChange w:id="132" w:author="Nondumiso Mthiyane" w:date="2024-07-29T09:44:00Z" w16du:dateUtc="2024-07-29T07:44:00Z">
              <w:tcPr>
                <w:tcW w:w="1276" w:type="dxa"/>
              </w:tcPr>
            </w:tcPrChange>
          </w:tcPr>
          <w:p w14:paraId="342DAA06" w14:textId="77777777" w:rsidR="00587E3C" w:rsidRPr="00E66272" w:rsidRDefault="00587E3C" w:rsidP="00BE75F4">
            <w:pPr>
              <w:rPr>
                <w:rFonts w:ascii="Arial" w:hAnsi="Arial" w:cs="Arial"/>
                <w:color w:val="000000" w:themeColor="text1"/>
              </w:rPr>
            </w:pPr>
            <w:r w:rsidRPr="00E66272">
              <w:rPr>
                <w:rFonts w:ascii="Arial" w:hAnsi="Arial" w:cs="Arial" w:hint="cs"/>
                <w:color w:val="000000" w:themeColor="text1"/>
              </w:rPr>
              <w:t>2018-2019</w:t>
            </w:r>
          </w:p>
        </w:tc>
        <w:tc>
          <w:tcPr>
            <w:tcW w:w="1440" w:type="dxa"/>
            <w:tcPrChange w:id="133" w:author="Nondumiso Mthiyane" w:date="2024-07-29T09:44:00Z" w16du:dateUtc="2024-07-29T07:44:00Z">
              <w:tcPr>
                <w:tcW w:w="1417" w:type="dxa"/>
                <w:gridSpan w:val="2"/>
              </w:tcPr>
            </w:tcPrChange>
          </w:tcPr>
          <w:p w14:paraId="78983C4C" w14:textId="41E2383B" w:rsidR="00587E3C" w:rsidRPr="00E66272" w:rsidRDefault="00BE75F4" w:rsidP="00BE75F4">
            <w:pPr>
              <w:rPr>
                <w:rFonts w:ascii="Arial" w:hAnsi="Arial" w:cs="Arial"/>
                <w:color w:val="000000" w:themeColor="text1"/>
              </w:rPr>
            </w:pPr>
            <w:r>
              <w:rPr>
                <w:rFonts w:ascii="Arial" w:hAnsi="Arial" w:cs="Arial"/>
                <w:color w:val="000000" w:themeColor="text1"/>
              </w:rPr>
              <w:t>2</w:t>
            </w:r>
          </w:p>
        </w:tc>
        <w:tc>
          <w:tcPr>
            <w:tcW w:w="1620" w:type="dxa"/>
            <w:tcPrChange w:id="134" w:author="Nondumiso Mthiyane" w:date="2024-07-29T09:44:00Z" w16du:dateUtc="2024-07-29T07:44:00Z">
              <w:tcPr>
                <w:tcW w:w="1460" w:type="dxa"/>
                <w:gridSpan w:val="2"/>
              </w:tcPr>
            </w:tcPrChange>
          </w:tcPr>
          <w:p w14:paraId="034E1AC3" w14:textId="77777777" w:rsidR="00587E3C" w:rsidRPr="00E66272" w:rsidRDefault="00587E3C" w:rsidP="00BE75F4">
            <w:pPr>
              <w:rPr>
                <w:rFonts w:ascii="Arial" w:hAnsi="Arial" w:cs="Arial"/>
                <w:color w:val="000000" w:themeColor="text1"/>
              </w:rPr>
            </w:pPr>
            <w:r w:rsidRPr="00E66272">
              <w:rPr>
                <w:rFonts w:ascii="Arial" w:hAnsi="Arial" w:cs="Arial" w:hint="cs"/>
                <w:color w:val="000000" w:themeColor="text1"/>
              </w:rPr>
              <w:t>SSQ-14</w:t>
            </w:r>
          </w:p>
        </w:tc>
      </w:tr>
      <w:tr w:rsidR="00E66272" w:rsidRPr="00E66272" w14:paraId="7CF8007B" w14:textId="77777777" w:rsidTr="0017481F">
        <w:trPr>
          <w:trHeight w:val="300"/>
          <w:trPrChange w:id="135" w:author="Nondumiso Mthiyane" w:date="2024-07-29T09:44:00Z" w16du:dateUtc="2024-07-29T07:44:00Z">
            <w:trPr>
              <w:gridAfter w:val="0"/>
              <w:trHeight w:val="300"/>
            </w:trPr>
          </w:trPrChange>
        </w:trPr>
        <w:tc>
          <w:tcPr>
            <w:tcW w:w="1895" w:type="dxa"/>
            <w:tcPrChange w:id="136" w:author="Nondumiso Mthiyane" w:date="2024-07-29T09:44:00Z" w16du:dateUtc="2024-07-29T07:44:00Z">
              <w:tcPr>
                <w:tcW w:w="1895" w:type="dxa"/>
              </w:tcPr>
            </w:tcPrChange>
          </w:tcPr>
          <w:p w14:paraId="58702BA7" w14:textId="77777777" w:rsidR="00587E3C" w:rsidRPr="00E66272" w:rsidRDefault="00587E3C" w:rsidP="00BE75F4">
            <w:pPr>
              <w:rPr>
                <w:rFonts w:ascii="Arial" w:hAnsi="Arial" w:cs="Arial"/>
                <w:i/>
                <w:iCs/>
                <w:color w:val="000000" w:themeColor="text1"/>
              </w:rPr>
            </w:pPr>
            <w:r w:rsidRPr="00E66272">
              <w:rPr>
                <w:rFonts w:ascii="Arial" w:hAnsi="Arial" w:cs="Arial" w:hint="cs"/>
                <w:i/>
                <w:iCs/>
                <w:color w:val="000000" w:themeColor="text1"/>
              </w:rPr>
              <w:t>Isisekelo Sempilo</w:t>
            </w:r>
          </w:p>
        </w:tc>
        <w:tc>
          <w:tcPr>
            <w:tcW w:w="1615" w:type="dxa"/>
            <w:tcPrChange w:id="137" w:author="Nondumiso Mthiyane" w:date="2024-07-29T09:44:00Z" w16du:dateUtc="2024-07-29T07:44:00Z">
              <w:tcPr>
                <w:tcW w:w="1843" w:type="dxa"/>
                <w:gridSpan w:val="2"/>
              </w:tcPr>
            </w:tcPrChange>
          </w:tcPr>
          <w:p w14:paraId="43219B11" w14:textId="7AB661D2" w:rsidR="00587E3C" w:rsidRDefault="00BE75F4" w:rsidP="00BE75F4">
            <w:pPr>
              <w:rPr>
                <w:ins w:id="138" w:author="Nondumiso Mthiyane" w:date="2024-07-29T09:41:00Z" w16du:dateUtc="2024-07-29T07:41:00Z"/>
                <w:rFonts w:ascii="Arial" w:hAnsi="Arial" w:cs="Arial"/>
                <w:color w:val="000000" w:themeColor="text1"/>
              </w:rPr>
            </w:pPr>
            <w:r>
              <w:rPr>
                <w:rFonts w:ascii="Arial" w:hAnsi="Arial" w:cs="Arial"/>
                <w:color w:val="000000" w:themeColor="text1"/>
              </w:rPr>
              <w:t>Individually r</w:t>
            </w:r>
            <w:r w:rsidR="00587E3C" w:rsidRPr="00E66272">
              <w:rPr>
                <w:rFonts w:ascii="Arial" w:hAnsi="Arial" w:cs="Arial" w:hint="cs"/>
                <w:color w:val="000000" w:themeColor="text1"/>
              </w:rPr>
              <w:t>andomised controlled trial</w:t>
            </w:r>
            <w:del w:id="139" w:author="Nondumiso Mthiyane" w:date="2024-07-29T09:41:00Z" w16du:dateUtc="2024-07-29T07:41:00Z">
              <w:r w:rsidR="00587E3C" w:rsidRPr="00E66272" w:rsidDel="00936ED7">
                <w:rPr>
                  <w:rFonts w:ascii="Arial" w:hAnsi="Arial" w:cs="Arial" w:hint="cs"/>
                  <w:color w:val="000000" w:themeColor="text1"/>
                </w:rPr>
                <w:delText xml:space="preserve"> </w:delText>
              </w:r>
            </w:del>
          </w:p>
          <w:p w14:paraId="62478C78" w14:textId="30709B01" w:rsidR="00936ED7" w:rsidRPr="00E66272" w:rsidRDefault="00936ED7" w:rsidP="00BE75F4">
            <w:pPr>
              <w:rPr>
                <w:rFonts w:ascii="Arial" w:hAnsi="Arial" w:cs="Arial"/>
                <w:color w:val="000000" w:themeColor="text1"/>
              </w:rPr>
            </w:pPr>
          </w:p>
        </w:tc>
        <w:tc>
          <w:tcPr>
            <w:tcW w:w="1787" w:type="dxa"/>
            <w:tcPrChange w:id="140" w:author="Nondumiso Mthiyane" w:date="2024-07-29T09:44:00Z" w16du:dateUtc="2024-07-29T07:44:00Z">
              <w:tcPr>
                <w:tcW w:w="1559" w:type="dxa"/>
              </w:tcPr>
            </w:tcPrChange>
          </w:tcPr>
          <w:p w14:paraId="3512861E" w14:textId="7FDEFA6B" w:rsidR="00E05A45" w:rsidRPr="00D625B7" w:rsidRDefault="00E05A45" w:rsidP="00EA6478">
            <w:pPr>
              <w:jc w:val="center"/>
              <w:rPr>
                <w:ins w:id="141" w:author="Nondumiso Mthiyane" w:date="2024-07-29T09:46:00Z" w16du:dateUtc="2024-07-29T07:46:00Z"/>
                <w:rFonts w:ascii="Arial" w:hAnsi="Arial" w:cs="Arial"/>
                <w:color w:val="000000" w:themeColor="text1"/>
              </w:rPr>
            </w:pPr>
            <w:ins w:id="142" w:author="Nondumiso Mthiyane" w:date="2024-07-29T09:45:00Z" w16du:dateUtc="2024-07-29T07:45:00Z">
              <w:r w:rsidRPr="00D625B7">
                <w:rPr>
                  <w:rFonts w:ascii="Arial" w:hAnsi="Arial" w:cs="Arial"/>
                  <w:color w:val="000000" w:themeColor="text1"/>
                </w:rPr>
                <w:t>Rando</w:t>
              </w:r>
            </w:ins>
            <w:ins w:id="143" w:author="Nondumiso Mthiyane" w:date="2024-07-29T09:46:00Z" w16du:dateUtc="2024-07-29T07:46:00Z">
              <w:r w:rsidRPr="00D625B7">
                <w:rPr>
                  <w:rFonts w:ascii="Arial" w:hAnsi="Arial" w:cs="Arial"/>
                  <w:color w:val="000000" w:themeColor="text1"/>
                </w:rPr>
                <w:t>mly selected from age-eligible</w:t>
              </w:r>
            </w:ins>
            <w:ins w:id="144" w:author="Nondumiso Mthiyane" w:date="2024-07-29T09:47:00Z" w16du:dateUtc="2024-07-29T07:47:00Z">
              <w:r w:rsidR="0064550A" w:rsidRPr="00D625B7">
                <w:rPr>
                  <w:rFonts w:ascii="Arial" w:hAnsi="Arial" w:cs="Arial"/>
                  <w:color w:val="000000" w:themeColor="text1"/>
                </w:rPr>
                <w:t xml:space="preserve"> </w:t>
              </w:r>
            </w:ins>
            <w:ins w:id="145" w:author="Nondumiso Mthiyane" w:date="2024-07-29T09:56:00Z" w16du:dateUtc="2024-07-29T07:56:00Z">
              <w:r w:rsidR="0033538C" w:rsidRPr="00D625B7">
                <w:rPr>
                  <w:rFonts w:ascii="Arial" w:hAnsi="Arial" w:cs="Arial"/>
                  <w:color w:val="000000" w:themeColor="text1"/>
                </w:rPr>
                <w:t xml:space="preserve">HDSS </w:t>
              </w:r>
            </w:ins>
            <w:ins w:id="146" w:author="Nondumiso Mthiyane" w:date="2024-07-29T09:47:00Z" w16du:dateUtc="2024-07-29T07:47:00Z">
              <w:r w:rsidR="0064550A" w:rsidRPr="00D625B7">
                <w:rPr>
                  <w:rFonts w:ascii="Arial" w:hAnsi="Arial" w:cs="Arial"/>
                  <w:color w:val="000000" w:themeColor="text1"/>
                </w:rPr>
                <w:t>residents</w:t>
              </w:r>
            </w:ins>
          </w:p>
          <w:p w14:paraId="6DE4B986" w14:textId="2BC7CA5A" w:rsidR="00587E3C" w:rsidRPr="00D625B7" w:rsidRDefault="00E05A45" w:rsidP="00EA6478">
            <w:pPr>
              <w:jc w:val="center"/>
              <w:rPr>
                <w:rFonts w:ascii="Arial" w:hAnsi="Arial" w:cs="Arial"/>
                <w:color w:val="000000" w:themeColor="text1"/>
              </w:rPr>
            </w:pPr>
            <w:ins w:id="147" w:author="Nondumiso Mthiyane" w:date="2024-07-29T09:46:00Z" w16du:dateUtc="2024-07-29T07:46:00Z">
              <w:r w:rsidRPr="00D625B7">
                <w:rPr>
                  <w:rFonts w:ascii="Arial" w:hAnsi="Arial" w:cs="Arial"/>
                  <w:color w:val="000000" w:themeColor="text1"/>
                </w:rPr>
                <w:t>N=</w:t>
              </w:r>
            </w:ins>
            <w:r w:rsidR="00587E3C" w:rsidRPr="00D625B7">
              <w:rPr>
                <w:rFonts w:ascii="Arial" w:hAnsi="Arial" w:cs="Arial"/>
                <w:color w:val="000000" w:themeColor="text1"/>
              </w:rPr>
              <w:t>859</w:t>
            </w:r>
          </w:p>
        </w:tc>
        <w:tc>
          <w:tcPr>
            <w:tcW w:w="1543" w:type="dxa"/>
            <w:tcPrChange w:id="148" w:author="Nondumiso Mthiyane" w:date="2024-07-29T09:44:00Z" w16du:dateUtc="2024-07-29T07:44:00Z">
              <w:tcPr>
                <w:tcW w:w="1276" w:type="dxa"/>
              </w:tcPr>
            </w:tcPrChange>
          </w:tcPr>
          <w:p w14:paraId="6AE8C31A" w14:textId="77777777" w:rsidR="00587E3C" w:rsidRPr="00E66272" w:rsidRDefault="00587E3C" w:rsidP="00BE75F4">
            <w:pPr>
              <w:rPr>
                <w:rFonts w:ascii="Arial" w:hAnsi="Arial" w:cs="Arial"/>
                <w:color w:val="000000" w:themeColor="text1"/>
              </w:rPr>
            </w:pPr>
            <w:r w:rsidRPr="00E66272">
              <w:rPr>
                <w:rFonts w:ascii="Arial" w:hAnsi="Arial" w:cs="Arial" w:hint="cs"/>
                <w:color w:val="000000" w:themeColor="text1"/>
              </w:rPr>
              <w:t>2020-2021</w:t>
            </w:r>
          </w:p>
        </w:tc>
        <w:tc>
          <w:tcPr>
            <w:tcW w:w="1440" w:type="dxa"/>
            <w:tcPrChange w:id="149" w:author="Nondumiso Mthiyane" w:date="2024-07-29T09:44:00Z" w16du:dateUtc="2024-07-29T07:44:00Z">
              <w:tcPr>
                <w:tcW w:w="1417" w:type="dxa"/>
                <w:gridSpan w:val="2"/>
              </w:tcPr>
            </w:tcPrChange>
          </w:tcPr>
          <w:p w14:paraId="7AAE3307" w14:textId="65E34438" w:rsidR="00587E3C" w:rsidRPr="00E66272" w:rsidRDefault="00BE75F4" w:rsidP="00BE75F4">
            <w:pPr>
              <w:rPr>
                <w:rFonts w:ascii="Arial" w:hAnsi="Arial" w:cs="Arial"/>
                <w:color w:val="000000" w:themeColor="text1"/>
              </w:rPr>
            </w:pPr>
            <w:r>
              <w:rPr>
                <w:rFonts w:ascii="Arial" w:hAnsi="Arial" w:cs="Arial"/>
                <w:color w:val="000000" w:themeColor="text1"/>
              </w:rPr>
              <w:t>1</w:t>
            </w:r>
          </w:p>
        </w:tc>
        <w:tc>
          <w:tcPr>
            <w:tcW w:w="1620" w:type="dxa"/>
            <w:tcPrChange w:id="150" w:author="Nondumiso Mthiyane" w:date="2024-07-29T09:44:00Z" w16du:dateUtc="2024-07-29T07:44:00Z">
              <w:tcPr>
                <w:tcW w:w="1460" w:type="dxa"/>
                <w:gridSpan w:val="2"/>
              </w:tcPr>
            </w:tcPrChange>
          </w:tcPr>
          <w:p w14:paraId="07E87C5F" w14:textId="77777777" w:rsidR="00587E3C" w:rsidRPr="00E66272" w:rsidRDefault="00587E3C" w:rsidP="00BE75F4">
            <w:pPr>
              <w:rPr>
                <w:rFonts w:ascii="Arial" w:hAnsi="Arial" w:cs="Arial"/>
                <w:color w:val="000000" w:themeColor="text1"/>
              </w:rPr>
            </w:pPr>
            <w:r w:rsidRPr="00E66272">
              <w:rPr>
                <w:rFonts w:ascii="Arial" w:hAnsi="Arial" w:cs="Arial" w:hint="cs"/>
                <w:color w:val="000000" w:themeColor="text1"/>
              </w:rPr>
              <w:t>SSQ-14 and PHQ-9</w:t>
            </w:r>
          </w:p>
        </w:tc>
      </w:tr>
      <w:tr w:rsidR="00E66272" w:rsidRPr="00E66272" w14:paraId="4957EBF5" w14:textId="77777777" w:rsidTr="0017481F">
        <w:trPr>
          <w:trHeight w:val="300"/>
          <w:trPrChange w:id="151" w:author="Nondumiso Mthiyane" w:date="2024-07-29T09:44:00Z" w16du:dateUtc="2024-07-29T07:44:00Z">
            <w:trPr>
              <w:gridAfter w:val="0"/>
              <w:trHeight w:val="300"/>
            </w:trPr>
          </w:trPrChange>
        </w:trPr>
        <w:tc>
          <w:tcPr>
            <w:tcW w:w="1895" w:type="dxa"/>
            <w:tcPrChange w:id="152" w:author="Nondumiso Mthiyane" w:date="2024-07-29T09:44:00Z" w16du:dateUtc="2024-07-29T07:44:00Z">
              <w:tcPr>
                <w:tcW w:w="1895" w:type="dxa"/>
              </w:tcPr>
            </w:tcPrChange>
          </w:tcPr>
          <w:p w14:paraId="513762D2" w14:textId="1578DDAF" w:rsidR="00587E3C" w:rsidRPr="00E66272" w:rsidRDefault="00714BED" w:rsidP="00BE75F4">
            <w:pPr>
              <w:rPr>
                <w:rFonts w:ascii="Arial" w:hAnsi="Arial" w:cs="Arial"/>
                <w:i/>
                <w:iCs/>
                <w:color w:val="000000" w:themeColor="text1"/>
              </w:rPr>
            </w:pPr>
            <w:r w:rsidRPr="00E66272">
              <w:rPr>
                <w:rFonts w:ascii="Arial" w:hAnsi="Arial" w:cs="Arial" w:hint="cs"/>
                <w:i/>
                <w:iCs/>
                <w:color w:val="000000" w:themeColor="text1"/>
              </w:rPr>
              <w:t>Treatment as Prevention</w:t>
            </w:r>
          </w:p>
        </w:tc>
        <w:tc>
          <w:tcPr>
            <w:tcW w:w="1615" w:type="dxa"/>
            <w:tcPrChange w:id="153" w:author="Nondumiso Mthiyane" w:date="2024-07-29T09:44:00Z" w16du:dateUtc="2024-07-29T07:44:00Z">
              <w:tcPr>
                <w:tcW w:w="1843" w:type="dxa"/>
                <w:gridSpan w:val="2"/>
              </w:tcPr>
            </w:tcPrChange>
          </w:tcPr>
          <w:p w14:paraId="54D7011B" w14:textId="167D5641" w:rsidR="00587E3C" w:rsidRPr="00E66272" w:rsidRDefault="00587E3C" w:rsidP="00BE75F4">
            <w:pPr>
              <w:rPr>
                <w:rFonts w:ascii="Arial" w:hAnsi="Arial" w:cs="Arial"/>
                <w:color w:val="000000" w:themeColor="text1"/>
              </w:rPr>
            </w:pPr>
            <w:r w:rsidRPr="00E66272">
              <w:rPr>
                <w:rFonts w:ascii="Arial" w:hAnsi="Arial" w:cs="Arial" w:hint="cs"/>
                <w:color w:val="000000" w:themeColor="text1"/>
              </w:rPr>
              <w:t>Cluster</w:t>
            </w:r>
            <w:r w:rsidR="00BE75F4">
              <w:rPr>
                <w:rFonts w:ascii="Arial" w:hAnsi="Arial" w:cs="Arial"/>
                <w:color w:val="000000" w:themeColor="text1"/>
              </w:rPr>
              <w:t>-</w:t>
            </w:r>
            <w:r w:rsidRPr="00E66272">
              <w:rPr>
                <w:rFonts w:ascii="Arial" w:hAnsi="Arial" w:cs="Arial" w:hint="cs"/>
                <w:color w:val="000000" w:themeColor="text1"/>
              </w:rPr>
              <w:t xml:space="preserve">randomised </w:t>
            </w:r>
            <w:r w:rsidR="00BE75F4">
              <w:rPr>
                <w:rFonts w:ascii="Arial" w:hAnsi="Arial" w:cs="Arial"/>
                <w:color w:val="000000" w:themeColor="text1"/>
              </w:rPr>
              <w:t>controlled trial</w:t>
            </w:r>
          </w:p>
        </w:tc>
        <w:tc>
          <w:tcPr>
            <w:tcW w:w="1787" w:type="dxa"/>
            <w:tcPrChange w:id="154" w:author="Nondumiso Mthiyane" w:date="2024-07-29T09:44:00Z" w16du:dateUtc="2024-07-29T07:44:00Z">
              <w:tcPr>
                <w:tcW w:w="1559" w:type="dxa"/>
              </w:tcPr>
            </w:tcPrChange>
          </w:tcPr>
          <w:p w14:paraId="40E4312E" w14:textId="3B7EC3C9" w:rsidR="00A823CB" w:rsidRPr="00D625B7" w:rsidRDefault="00AC67B8" w:rsidP="00A823CB">
            <w:pPr>
              <w:jc w:val="center"/>
              <w:rPr>
                <w:ins w:id="155" w:author="Nondumiso Mthiyane" w:date="2024-07-29T09:56:00Z" w16du:dateUtc="2024-07-29T07:56:00Z"/>
                <w:rFonts w:ascii="Arial" w:hAnsi="Arial" w:cs="Arial"/>
                <w:color w:val="000000" w:themeColor="text1"/>
              </w:rPr>
            </w:pPr>
            <w:ins w:id="156" w:author="Nondumiso Mthiyane" w:date="2024-07-29T09:56:00Z" w16du:dateUtc="2024-07-29T07:56:00Z">
              <w:r w:rsidRPr="00D625B7">
                <w:rPr>
                  <w:rFonts w:ascii="Arial" w:hAnsi="Arial" w:cs="Arial"/>
                  <w:color w:val="000000" w:themeColor="text1"/>
                </w:rPr>
                <w:t xml:space="preserve">All HDSS residents aged </w:t>
              </w:r>
            </w:ins>
            <w:ins w:id="157" w:author="Nondumiso Mthiyane" w:date="2024-07-29T09:58:00Z" w16du:dateUtc="2024-07-29T07:58:00Z">
              <w:r w:rsidR="00A823CB" w:rsidRPr="00D625B7">
                <w:rPr>
                  <w:rFonts w:ascii="Arial" w:hAnsi="Arial" w:cs="Arial"/>
                  <w:color w:val="000000" w:themeColor="text1"/>
                </w:rPr>
                <w:t>≥16 years</w:t>
              </w:r>
            </w:ins>
          </w:p>
          <w:p w14:paraId="5800796A" w14:textId="3F38BC7F" w:rsidR="00587E3C" w:rsidRPr="00D625B7" w:rsidRDefault="00075E9B" w:rsidP="00EA6478">
            <w:pPr>
              <w:jc w:val="center"/>
              <w:rPr>
                <w:ins w:id="158" w:author="Nondumiso Mthiyane" w:date="2024-07-29T09:47:00Z" w16du:dateUtc="2024-07-29T07:47:00Z"/>
                <w:rFonts w:ascii="Arial" w:hAnsi="Arial" w:cs="Arial"/>
                <w:color w:val="000000" w:themeColor="text1"/>
              </w:rPr>
            </w:pPr>
            <w:ins w:id="159" w:author="Nondumiso Mthiyane" w:date="2024-07-29T09:47:00Z" w16du:dateUtc="2024-07-29T07:47:00Z">
              <w:r w:rsidRPr="00D625B7">
                <w:rPr>
                  <w:rFonts w:ascii="Arial" w:hAnsi="Arial" w:cs="Arial"/>
                  <w:color w:val="000000" w:themeColor="text1"/>
                </w:rPr>
                <w:t>N=</w:t>
              </w:r>
            </w:ins>
            <w:r w:rsidR="00587E3C" w:rsidRPr="00D625B7">
              <w:rPr>
                <w:rFonts w:ascii="Arial" w:hAnsi="Arial" w:cs="Arial"/>
                <w:color w:val="000000" w:themeColor="text1"/>
              </w:rPr>
              <w:t>403</w:t>
            </w:r>
          </w:p>
          <w:p w14:paraId="57525B73" w14:textId="77777777" w:rsidR="00075E9B" w:rsidRPr="00D625B7" w:rsidRDefault="00075E9B" w:rsidP="00EA6478">
            <w:pPr>
              <w:jc w:val="center"/>
              <w:rPr>
                <w:rFonts w:ascii="Arial" w:hAnsi="Arial" w:cs="Arial"/>
                <w:color w:val="000000" w:themeColor="text1"/>
              </w:rPr>
            </w:pPr>
          </w:p>
        </w:tc>
        <w:tc>
          <w:tcPr>
            <w:tcW w:w="1543" w:type="dxa"/>
            <w:tcPrChange w:id="160" w:author="Nondumiso Mthiyane" w:date="2024-07-29T09:44:00Z" w16du:dateUtc="2024-07-29T07:44:00Z">
              <w:tcPr>
                <w:tcW w:w="1276" w:type="dxa"/>
              </w:tcPr>
            </w:tcPrChange>
          </w:tcPr>
          <w:p w14:paraId="5798CB71" w14:textId="77777777" w:rsidR="00587E3C" w:rsidRPr="00E66272" w:rsidRDefault="00587E3C" w:rsidP="00BE75F4">
            <w:pPr>
              <w:rPr>
                <w:rFonts w:ascii="Arial" w:hAnsi="Arial" w:cs="Arial"/>
                <w:color w:val="000000" w:themeColor="text1"/>
              </w:rPr>
            </w:pPr>
            <w:r w:rsidRPr="00E66272">
              <w:rPr>
                <w:rFonts w:ascii="Arial" w:hAnsi="Arial" w:cs="Arial" w:hint="cs"/>
                <w:color w:val="000000" w:themeColor="text1"/>
              </w:rPr>
              <w:t>2012-2016</w:t>
            </w:r>
          </w:p>
        </w:tc>
        <w:tc>
          <w:tcPr>
            <w:tcW w:w="1440" w:type="dxa"/>
            <w:tcPrChange w:id="161" w:author="Nondumiso Mthiyane" w:date="2024-07-29T09:44:00Z" w16du:dateUtc="2024-07-29T07:44:00Z">
              <w:tcPr>
                <w:tcW w:w="1417" w:type="dxa"/>
                <w:gridSpan w:val="2"/>
              </w:tcPr>
            </w:tcPrChange>
          </w:tcPr>
          <w:p w14:paraId="0D8B212C" w14:textId="42ACFB4A" w:rsidR="00587E3C" w:rsidRPr="00E66272" w:rsidRDefault="00BE75F4" w:rsidP="00BE75F4">
            <w:pPr>
              <w:rPr>
                <w:rFonts w:ascii="Arial" w:hAnsi="Arial" w:cs="Arial"/>
                <w:color w:val="000000" w:themeColor="text1"/>
              </w:rPr>
            </w:pPr>
            <w:r>
              <w:rPr>
                <w:rFonts w:ascii="Arial" w:hAnsi="Arial" w:cs="Arial"/>
                <w:color w:val="000000" w:themeColor="text1"/>
              </w:rPr>
              <w:t>6</w:t>
            </w:r>
          </w:p>
        </w:tc>
        <w:tc>
          <w:tcPr>
            <w:tcW w:w="1620" w:type="dxa"/>
            <w:tcPrChange w:id="162" w:author="Nondumiso Mthiyane" w:date="2024-07-29T09:44:00Z" w16du:dateUtc="2024-07-29T07:44:00Z">
              <w:tcPr>
                <w:tcW w:w="1460" w:type="dxa"/>
                <w:gridSpan w:val="2"/>
              </w:tcPr>
            </w:tcPrChange>
          </w:tcPr>
          <w:p w14:paraId="2D845905" w14:textId="77777777" w:rsidR="00587E3C" w:rsidRPr="00E66272" w:rsidRDefault="00587E3C" w:rsidP="00BE75F4">
            <w:pPr>
              <w:rPr>
                <w:rFonts w:ascii="Arial" w:hAnsi="Arial" w:cs="Arial"/>
                <w:color w:val="000000" w:themeColor="text1"/>
              </w:rPr>
            </w:pPr>
            <w:r w:rsidRPr="00E66272">
              <w:rPr>
                <w:rFonts w:ascii="Arial" w:hAnsi="Arial" w:cs="Arial" w:hint="cs"/>
                <w:color w:val="000000" w:themeColor="text1"/>
              </w:rPr>
              <w:t>PHQ-9</w:t>
            </w:r>
          </w:p>
        </w:tc>
      </w:tr>
    </w:tbl>
    <w:p w14:paraId="46229F6D" w14:textId="77777777" w:rsidR="002C66FB" w:rsidRPr="00E66272" w:rsidRDefault="002C66FB" w:rsidP="00E66272">
      <w:pPr>
        <w:shd w:val="clear" w:color="auto" w:fill="FFFFFF" w:themeFill="background1"/>
        <w:spacing w:line="240" w:lineRule="auto"/>
        <w:jc w:val="both"/>
        <w:rPr>
          <w:rFonts w:ascii="Arial" w:hAnsi="Arial" w:cs="Arial"/>
          <w:color w:val="000000" w:themeColor="text1"/>
        </w:rPr>
      </w:pPr>
    </w:p>
    <w:p w14:paraId="60BEF9BB" w14:textId="26750E30" w:rsidR="00432D9B" w:rsidRPr="00E66272" w:rsidRDefault="00432D9B" w:rsidP="00E66272">
      <w:pPr>
        <w:shd w:val="clear" w:color="auto" w:fill="FFFFFF" w:themeFill="background1"/>
        <w:spacing w:line="240" w:lineRule="auto"/>
        <w:jc w:val="both"/>
        <w:rPr>
          <w:rFonts w:ascii="Arial" w:hAnsi="Arial" w:cs="Arial"/>
          <w:b/>
          <w:bCs/>
          <w:color w:val="000000" w:themeColor="text1"/>
          <w:lang w:val="en-GB"/>
        </w:rPr>
      </w:pPr>
      <w:r w:rsidRPr="00E66272">
        <w:rPr>
          <w:rFonts w:ascii="Arial" w:hAnsi="Arial" w:cs="Arial" w:hint="cs"/>
          <w:b/>
          <w:bCs/>
          <w:color w:val="000000" w:themeColor="text1"/>
          <w:lang w:val="en-GB"/>
        </w:rPr>
        <w:t>5.2 Procedure, Data, and Sampling</w:t>
      </w:r>
    </w:p>
    <w:p w14:paraId="47DDBF54" w14:textId="77777777" w:rsidR="00432D9B" w:rsidRPr="00E66272" w:rsidRDefault="00432D9B" w:rsidP="00E66272">
      <w:pPr>
        <w:shd w:val="clear" w:color="auto" w:fill="FFFFFF" w:themeFill="background1"/>
        <w:spacing w:line="240" w:lineRule="auto"/>
        <w:jc w:val="both"/>
        <w:rPr>
          <w:rFonts w:ascii="Arial" w:hAnsi="Arial" w:cs="Arial"/>
          <w:b/>
          <w:bCs/>
          <w:color w:val="000000" w:themeColor="text1"/>
          <w:lang w:val="en-GB"/>
        </w:rPr>
      </w:pPr>
    </w:p>
    <w:p w14:paraId="3860DBDC" w14:textId="79C544EB" w:rsidR="00432D9B" w:rsidRPr="00E66272" w:rsidRDefault="00432D9B" w:rsidP="00E66272">
      <w:pPr>
        <w:shd w:val="clear" w:color="auto" w:fill="FFFFFF" w:themeFill="background1"/>
        <w:spacing w:line="240" w:lineRule="auto"/>
        <w:jc w:val="both"/>
        <w:rPr>
          <w:rFonts w:ascii="Arial" w:hAnsi="Arial" w:cs="Arial"/>
          <w:b/>
          <w:bCs/>
          <w:i/>
          <w:iCs/>
          <w:color w:val="000000" w:themeColor="text1"/>
        </w:rPr>
      </w:pPr>
      <w:r w:rsidRPr="00E66272">
        <w:rPr>
          <w:rFonts w:ascii="Arial" w:hAnsi="Arial" w:cs="Arial" w:hint="cs"/>
          <w:b/>
          <w:bCs/>
          <w:i/>
          <w:iCs/>
          <w:color w:val="000000" w:themeColor="text1"/>
        </w:rPr>
        <w:t>5.2.1 Youth-Co-Creation</w:t>
      </w:r>
    </w:p>
    <w:p w14:paraId="700367DE" w14:textId="77777777" w:rsidR="00432D9B" w:rsidRPr="00E66272" w:rsidRDefault="00432D9B" w:rsidP="00E66272">
      <w:pPr>
        <w:shd w:val="clear" w:color="auto" w:fill="FFFFFF" w:themeFill="background1"/>
        <w:spacing w:line="240" w:lineRule="auto"/>
        <w:jc w:val="both"/>
        <w:rPr>
          <w:rFonts w:ascii="Arial" w:hAnsi="Arial" w:cs="Arial"/>
          <w:b/>
          <w:bCs/>
          <w:i/>
          <w:iCs/>
          <w:color w:val="000000" w:themeColor="text1"/>
        </w:rPr>
      </w:pPr>
    </w:p>
    <w:p w14:paraId="73ADFC42" w14:textId="200F4AC2" w:rsidR="00432D9B" w:rsidRPr="00E66272" w:rsidRDefault="00432D9B" w:rsidP="00E66272">
      <w:pPr>
        <w:shd w:val="clear" w:color="auto" w:fill="FFFFFF" w:themeFill="background1"/>
        <w:spacing w:line="240" w:lineRule="auto"/>
        <w:jc w:val="both"/>
        <w:rPr>
          <w:rFonts w:ascii="Arial" w:hAnsi="Arial" w:cs="Arial"/>
          <w:b/>
          <w:bCs/>
          <w:i/>
          <w:iCs/>
          <w:color w:val="000000" w:themeColor="text1"/>
        </w:rPr>
      </w:pPr>
      <w:r w:rsidRPr="00E66272">
        <w:rPr>
          <w:rFonts w:ascii="Arial" w:hAnsi="Arial" w:cs="Arial" w:hint="cs"/>
          <w:b/>
          <w:bCs/>
          <w:i/>
          <w:iCs/>
          <w:color w:val="000000" w:themeColor="text1"/>
        </w:rPr>
        <w:t xml:space="preserve">5.2.2.1 Co-creation phase 1 (Photo diaries of social determinants) </w:t>
      </w:r>
    </w:p>
    <w:p w14:paraId="74B37259" w14:textId="35051A81" w:rsidR="00432D9B" w:rsidRPr="00E66272" w:rsidRDefault="00432D9B" w:rsidP="5F7C5B9A">
      <w:pPr>
        <w:shd w:val="clear" w:color="auto" w:fill="FFFFFF" w:themeFill="background1"/>
        <w:spacing w:line="240" w:lineRule="auto"/>
        <w:jc w:val="both"/>
        <w:rPr>
          <w:rFonts w:ascii="Arial" w:hAnsi="Arial" w:cs="Arial"/>
          <w:color w:val="000000" w:themeColor="text1"/>
        </w:rPr>
      </w:pPr>
      <w:r w:rsidRPr="5F7C5B9A">
        <w:rPr>
          <w:rFonts w:ascii="Arial" w:hAnsi="Arial" w:cs="Arial"/>
          <w:color w:val="000000" w:themeColor="text1"/>
        </w:rPr>
        <w:t xml:space="preserve">Following an inception workshop, YAG members will be provided with affordable digital cameras and asked to </w:t>
      </w:r>
      <w:r w:rsidR="00CC61F1" w:rsidRPr="5F7C5B9A">
        <w:rPr>
          <w:rFonts w:ascii="Arial" w:hAnsi="Arial" w:cs="Arial"/>
          <w:color w:val="000000" w:themeColor="text1"/>
        </w:rPr>
        <w:t>record</w:t>
      </w:r>
      <w:r w:rsidRPr="5F7C5B9A">
        <w:rPr>
          <w:rFonts w:ascii="Arial" w:hAnsi="Arial" w:cs="Arial"/>
          <w:color w:val="000000" w:themeColor="text1"/>
        </w:rPr>
        <w:t xml:space="preserve"> pho</w:t>
      </w:r>
      <w:commentRangeStart w:id="163"/>
      <w:r w:rsidRPr="5F7C5B9A">
        <w:rPr>
          <w:rFonts w:ascii="Arial" w:hAnsi="Arial" w:cs="Arial"/>
          <w:color w:val="000000" w:themeColor="text1"/>
        </w:rPr>
        <w:t>to diaries to inform the research’s conceptualisation of social determinants and their influence on young peop</w:t>
      </w:r>
      <w:commentRangeEnd w:id="163"/>
      <w:r>
        <w:rPr>
          <w:rStyle w:val="CommentReference"/>
        </w:rPr>
        <w:commentReference w:id="163"/>
      </w:r>
      <w:r w:rsidRPr="5F7C5B9A">
        <w:rPr>
          <w:rFonts w:ascii="Arial" w:hAnsi="Arial" w:cs="Arial"/>
          <w:color w:val="000000" w:themeColor="text1"/>
        </w:rPr>
        <w:t>le’s mental health. This activity will be guided by Good Clinical Practice and Child Safeguarding Princip</w:t>
      </w:r>
      <w:r w:rsidR="006D0331" w:rsidRPr="5F7C5B9A">
        <w:rPr>
          <w:rFonts w:ascii="Arial" w:hAnsi="Arial" w:cs="Arial"/>
          <w:color w:val="000000" w:themeColor="text1"/>
        </w:rPr>
        <w:t>les</w:t>
      </w:r>
      <w:r w:rsidRPr="5F7C5B9A">
        <w:rPr>
          <w:rFonts w:ascii="Arial" w:hAnsi="Arial" w:cs="Arial"/>
          <w:color w:val="000000" w:themeColor="text1"/>
        </w:rPr>
        <w:t>.</w:t>
      </w:r>
    </w:p>
    <w:p w14:paraId="06D595E6" w14:textId="77777777" w:rsidR="00432D9B" w:rsidRPr="00E66272" w:rsidRDefault="00432D9B" w:rsidP="00E66272">
      <w:pPr>
        <w:shd w:val="clear" w:color="auto" w:fill="FFFFFF" w:themeFill="background1"/>
        <w:spacing w:line="240" w:lineRule="auto"/>
        <w:jc w:val="both"/>
        <w:rPr>
          <w:rFonts w:ascii="Arial" w:hAnsi="Arial" w:cs="Arial"/>
          <w:color w:val="000000" w:themeColor="text1"/>
        </w:rPr>
      </w:pPr>
    </w:p>
    <w:p w14:paraId="4AE45240" w14:textId="57CEF25B" w:rsidR="00432D9B" w:rsidRPr="00E66272" w:rsidRDefault="00432D9B" w:rsidP="00E66272">
      <w:pPr>
        <w:shd w:val="clear" w:color="auto" w:fill="FFFFFF" w:themeFill="background1"/>
        <w:spacing w:line="240" w:lineRule="auto"/>
        <w:jc w:val="both"/>
        <w:rPr>
          <w:rFonts w:ascii="Arial" w:hAnsi="Arial" w:cs="Arial"/>
          <w:b/>
          <w:bCs/>
          <w:i/>
          <w:iCs/>
          <w:color w:val="000000" w:themeColor="text1"/>
        </w:rPr>
      </w:pPr>
      <w:r w:rsidRPr="00E66272">
        <w:rPr>
          <w:rFonts w:ascii="Arial" w:hAnsi="Arial" w:cs="Arial" w:hint="cs"/>
          <w:b/>
          <w:bCs/>
          <w:i/>
          <w:iCs/>
          <w:color w:val="000000" w:themeColor="text1"/>
        </w:rPr>
        <w:t xml:space="preserve">5.2.2.2 Co-creation phase 2 (Group narrative-building around social determinants photos and production of a lay DAG) </w:t>
      </w:r>
    </w:p>
    <w:p w14:paraId="343435D8" w14:textId="43BF722C" w:rsidR="00432D9B" w:rsidRPr="00E66272" w:rsidRDefault="00432D9B" w:rsidP="5F7C5B9A">
      <w:pPr>
        <w:shd w:val="clear" w:color="auto" w:fill="FFFFFF" w:themeFill="background1"/>
        <w:spacing w:line="240" w:lineRule="auto"/>
        <w:jc w:val="both"/>
        <w:rPr>
          <w:rFonts w:ascii="Arial" w:hAnsi="Arial" w:cs="Arial"/>
          <w:color w:val="000000" w:themeColor="text1"/>
        </w:rPr>
      </w:pPr>
      <w:r w:rsidRPr="5F7C5B9A">
        <w:rPr>
          <w:rFonts w:ascii="Arial" w:hAnsi="Arial" w:cs="Arial"/>
          <w:color w:val="000000" w:themeColor="text1"/>
        </w:rPr>
        <w:t xml:space="preserve">The YAG will provide input into the proposed analyses by producing a lay Directed Acyclic Graph (DAG) based on group </w:t>
      </w:r>
      <w:r w:rsidR="00CC61F1" w:rsidRPr="5F7C5B9A">
        <w:rPr>
          <w:rFonts w:ascii="Arial" w:hAnsi="Arial" w:cs="Arial"/>
          <w:color w:val="000000" w:themeColor="text1"/>
        </w:rPr>
        <w:t>narrative-building</w:t>
      </w:r>
      <w:r w:rsidRPr="5F7C5B9A">
        <w:rPr>
          <w:rFonts w:ascii="Arial" w:hAnsi="Arial" w:cs="Arial"/>
          <w:color w:val="000000" w:themeColor="text1"/>
        </w:rPr>
        <w:t xml:space="preserve"> around the photo diaries. The DAG will be co-developed with AHRI researchers, and fed back into the analysis plan. The YAG’s developing understanding of the relationship between social determinants and depression, expressed through their photos, narratives, and lay DAG, will generate hypotheses regarding the mechanisms underpinning young people’s depression in LMICs.</w:t>
      </w:r>
    </w:p>
    <w:p w14:paraId="52027C14" w14:textId="77777777" w:rsidR="00432D9B" w:rsidRPr="00E66272" w:rsidRDefault="00432D9B" w:rsidP="00E66272">
      <w:pPr>
        <w:shd w:val="clear" w:color="auto" w:fill="FFFFFF" w:themeFill="background1"/>
        <w:spacing w:line="240" w:lineRule="auto"/>
        <w:jc w:val="both"/>
        <w:rPr>
          <w:rFonts w:ascii="Arial" w:hAnsi="Arial" w:cs="Arial"/>
          <w:color w:val="000000" w:themeColor="text1"/>
        </w:rPr>
      </w:pPr>
    </w:p>
    <w:p w14:paraId="445EF896" w14:textId="2B61EB76" w:rsidR="00432D9B" w:rsidRPr="00E66272" w:rsidRDefault="00432D9B" w:rsidP="00E66272">
      <w:pPr>
        <w:shd w:val="clear" w:color="auto" w:fill="FFFFFF" w:themeFill="background1"/>
        <w:spacing w:line="240" w:lineRule="auto"/>
        <w:jc w:val="both"/>
        <w:rPr>
          <w:rFonts w:ascii="Arial" w:hAnsi="Arial" w:cs="Arial"/>
          <w:b/>
          <w:bCs/>
          <w:i/>
          <w:iCs/>
          <w:color w:val="000000" w:themeColor="text1"/>
        </w:rPr>
      </w:pPr>
      <w:r w:rsidRPr="00E66272">
        <w:rPr>
          <w:rFonts w:ascii="Arial" w:hAnsi="Arial" w:cs="Arial" w:hint="cs"/>
          <w:b/>
          <w:bCs/>
          <w:i/>
          <w:iCs/>
          <w:color w:val="000000" w:themeColor="text1"/>
        </w:rPr>
        <w:t xml:space="preserve">521.2.3 Interpretation of findings workshop </w:t>
      </w:r>
    </w:p>
    <w:p w14:paraId="0A736CDC" w14:textId="1D991977" w:rsidR="00432D9B" w:rsidRPr="00E66272" w:rsidRDefault="00432D9B" w:rsidP="00E66272">
      <w:pPr>
        <w:shd w:val="clear" w:color="auto" w:fill="FFFFFF" w:themeFill="background1"/>
        <w:spacing w:line="240" w:lineRule="auto"/>
        <w:jc w:val="both"/>
        <w:rPr>
          <w:rFonts w:ascii="Arial" w:hAnsi="Arial" w:cs="Arial"/>
          <w:b/>
          <w:bCs/>
          <w:color w:val="000000" w:themeColor="text1"/>
        </w:rPr>
      </w:pPr>
      <w:r w:rsidRPr="00E66272">
        <w:rPr>
          <w:rFonts w:ascii="Arial" w:hAnsi="Arial" w:cs="Arial" w:hint="cs"/>
          <w:color w:val="000000" w:themeColor="text1"/>
        </w:rPr>
        <w:t xml:space="preserve">The YAG will </w:t>
      </w:r>
      <w:r w:rsidR="00CC61F1" w:rsidRPr="00E66272">
        <w:rPr>
          <w:rFonts w:ascii="Arial" w:hAnsi="Arial" w:cs="Arial" w:hint="cs"/>
          <w:color w:val="000000" w:themeColor="text1"/>
        </w:rPr>
        <w:t>engage in</w:t>
      </w:r>
      <w:r w:rsidRPr="00E66272">
        <w:rPr>
          <w:rFonts w:ascii="Arial" w:hAnsi="Arial" w:cs="Arial" w:hint="cs"/>
          <w:color w:val="000000" w:themeColor="text1"/>
        </w:rPr>
        <w:t xml:space="preserve"> a findings workshop, during which the findings from the CO-LUMINATE </w:t>
      </w:r>
      <w:r w:rsidR="00CC61F1" w:rsidRPr="00E66272">
        <w:rPr>
          <w:rFonts w:ascii="Arial" w:hAnsi="Arial" w:cs="Arial" w:hint="cs"/>
          <w:color w:val="000000" w:themeColor="text1"/>
        </w:rPr>
        <w:t xml:space="preserve">data </w:t>
      </w:r>
      <w:r w:rsidRPr="00E66272">
        <w:rPr>
          <w:rFonts w:ascii="Arial" w:hAnsi="Arial" w:cs="Arial" w:hint="cs"/>
          <w:color w:val="000000" w:themeColor="text1"/>
        </w:rPr>
        <w:t>analyses will be presented to them for interpretation and reflection.</w:t>
      </w:r>
    </w:p>
    <w:p w14:paraId="0923E9A6" w14:textId="77777777" w:rsidR="00432D9B" w:rsidRPr="00E66272" w:rsidRDefault="00432D9B" w:rsidP="00E66272">
      <w:pPr>
        <w:shd w:val="clear" w:color="auto" w:fill="FFFFFF" w:themeFill="background1"/>
        <w:spacing w:line="240" w:lineRule="auto"/>
        <w:jc w:val="both"/>
        <w:rPr>
          <w:rFonts w:ascii="Arial" w:hAnsi="Arial" w:cs="Arial"/>
          <w:b/>
          <w:bCs/>
          <w:color w:val="000000" w:themeColor="text1"/>
        </w:rPr>
      </w:pPr>
    </w:p>
    <w:p w14:paraId="41C741D9" w14:textId="2849708C" w:rsidR="00432D9B" w:rsidRPr="00E66272" w:rsidRDefault="00432D9B" w:rsidP="00E66272">
      <w:pPr>
        <w:shd w:val="clear" w:color="auto" w:fill="FFFFFF" w:themeFill="background1"/>
        <w:spacing w:line="240" w:lineRule="auto"/>
        <w:jc w:val="both"/>
        <w:rPr>
          <w:rFonts w:ascii="Arial" w:hAnsi="Arial" w:cs="Arial"/>
          <w:b/>
          <w:bCs/>
          <w:i/>
          <w:iCs/>
          <w:color w:val="000000" w:themeColor="text1"/>
        </w:rPr>
      </w:pPr>
      <w:r w:rsidRPr="00E66272">
        <w:rPr>
          <w:rFonts w:ascii="Arial" w:hAnsi="Arial" w:cs="Arial" w:hint="cs"/>
          <w:b/>
          <w:bCs/>
          <w:i/>
          <w:iCs/>
          <w:color w:val="000000" w:themeColor="text1"/>
        </w:rPr>
        <w:t xml:space="preserve">5.2.2.4 Curation and presentation of a photo diary exhibition townhall dissemination event </w:t>
      </w:r>
    </w:p>
    <w:p w14:paraId="1435F2AF" w14:textId="69C85289" w:rsidR="00432D9B" w:rsidRPr="00E66272" w:rsidRDefault="00432D9B" w:rsidP="00E66272">
      <w:pPr>
        <w:shd w:val="clear" w:color="auto" w:fill="FFFFFF" w:themeFill="background1"/>
        <w:spacing w:line="240" w:lineRule="auto"/>
        <w:jc w:val="both"/>
        <w:rPr>
          <w:rFonts w:ascii="Arial" w:hAnsi="Arial" w:cs="Arial"/>
          <w:color w:val="000000" w:themeColor="text1"/>
        </w:rPr>
      </w:pPr>
      <w:commentRangeStart w:id="164"/>
      <w:r w:rsidRPr="00E66272">
        <w:rPr>
          <w:rFonts w:ascii="Arial" w:hAnsi="Arial" w:cs="Arial" w:hint="cs"/>
          <w:color w:val="000000" w:themeColor="text1"/>
        </w:rPr>
        <w:t xml:space="preserve">The DAG, photos, and research findings (presented in infographic flyers) will be shared with key stakeholders during a photo </w:t>
      </w:r>
      <w:r w:rsidR="00A46F83" w:rsidRPr="00E66272">
        <w:rPr>
          <w:rFonts w:ascii="Arial" w:hAnsi="Arial" w:cs="Arial" w:hint="cs"/>
          <w:color w:val="000000" w:themeColor="text1"/>
        </w:rPr>
        <w:t xml:space="preserve">diary </w:t>
      </w:r>
      <w:r w:rsidRPr="00E66272">
        <w:rPr>
          <w:rFonts w:ascii="Arial" w:hAnsi="Arial" w:cs="Arial" w:hint="cs"/>
          <w:color w:val="000000" w:themeColor="text1"/>
        </w:rPr>
        <w:t>exhibition townhall event. Young people from the YAG will be platformed to support dissemination of the findings during this event.</w:t>
      </w:r>
      <w:commentRangeEnd w:id="164"/>
      <w:r w:rsidR="00BF664E">
        <w:rPr>
          <w:rStyle w:val="CommentReference"/>
        </w:rPr>
        <w:commentReference w:id="164"/>
      </w:r>
    </w:p>
    <w:p w14:paraId="31B13338" w14:textId="77777777" w:rsidR="00432D9B" w:rsidRPr="00E66272" w:rsidRDefault="00432D9B" w:rsidP="00E66272">
      <w:pPr>
        <w:shd w:val="clear" w:color="auto" w:fill="FFFFFF" w:themeFill="background1"/>
        <w:spacing w:line="240" w:lineRule="auto"/>
        <w:jc w:val="both"/>
        <w:rPr>
          <w:rFonts w:ascii="Arial" w:hAnsi="Arial" w:cs="Arial"/>
          <w:b/>
          <w:bCs/>
          <w:color w:val="000000" w:themeColor="text1"/>
          <w:lang w:val="en-GB"/>
        </w:rPr>
      </w:pPr>
    </w:p>
    <w:p w14:paraId="611DE86B" w14:textId="3A9DA706" w:rsidR="00432D9B" w:rsidRPr="00E66272" w:rsidRDefault="00432D9B" w:rsidP="00E66272">
      <w:pPr>
        <w:shd w:val="clear" w:color="auto" w:fill="FFFFFF" w:themeFill="background1"/>
        <w:spacing w:line="240" w:lineRule="auto"/>
        <w:jc w:val="both"/>
        <w:rPr>
          <w:rFonts w:ascii="Arial" w:hAnsi="Arial" w:cs="Arial"/>
          <w:b/>
          <w:bCs/>
          <w:i/>
          <w:iCs/>
          <w:color w:val="000000" w:themeColor="text1"/>
        </w:rPr>
      </w:pPr>
      <w:r w:rsidRPr="00E66272">
        <w:rPr>
          <w:rFonts w:ascii="Arial" w:hAnsi="Arial" w:cs="Arial" w:hint="cs"/>
          <w:b/>
          <w:bCs/>
          <w:i/>
          <w:iCs/>
          <w:color w:val="000000" w:themeColor="text1"/>
        </w:rPr>
        <w:t xml:space="preserve">5.2.2 </w:t>
      </w:r>
      <w:r w:rsidRPr="00E66272">
        <w:rPr>
          <w:rFonts w:ascii="Arial" w:hAnsi="Arial" w:cs="Arial" w:hint="cs"/>
          <w:b/>
          <w:bCs/>
          <w:color w:val="000000" w:themeColor="text1"/>
        </w:rPr>
        <w:t>CO-LUMINATE Secondary Data Analysis</w:t>
      </w:r>
    </w:p>
    <w:p w14:paraId="07DAC161" w14:textId="77777777" w:rsidR="00432D9B" w:rsidRPr="00E66272" w:rsidRDefault="00432D9B" w:rsidP="00E66272">
      <w:pPr>
        <w:shd w:val="clear" w:color="auto" w:fill="FFFFFF" w:themeFill="background1"/>
        <w:spacing w:line="240" w:lineRule="auto"/>
        <w:jc w:val="both"/>
        <w:rPr>
          <w:rFonts w:ascii="Arial" w:hAnsi="Arial" w:cs="Arial"/>
          <w:b/>
          <w:bCs/>
          <w:color w:val="000000" w:themeColor="text1"/>
        </w:rPr>
      </w:pPr>
    </w:p>
    <w:p w14:paraId="394AEC98" w14:textId="5F012FF9" w:rsidR="002C66FB" w:rsidRPr="00E66272" w:rsidRDefault="002C66FB" w:rsidP="00E66272">
      <w:pPr>
        <w:shd w:val="clear" w:color="auto" w:fill="FFFFFF" w:themeFill="background1"/>
        <w:spacing w:line="240" w:lineRule="auto"/>
        <w:jc w:val="both"/>
        <w:rPr>
          <w:rFonts w:ascii="Arial" w:hAnsi="Arial" w:cs="Arial"/>
          <w:b/>
          <w:bCs/>
          <w:i/>
          <w:iCs/>
          <w:color w:val="000000" w:themeColor="text1"/>
        </w:rPr>
      </w:pPr>
      <w:r w:rsidRPr="00E66272">
        <w:rPr>
          <w:rFonts w:ascii="Arial" w:hAnsi="Arial" w:cs="Arial" w:hint="cs"/>
          <w:b/>
          <w:bCs/>
          <w:i/>
          <w:iCs/>
          <w:color w:val="000000" w:themeColor="text1"/>
        </w:rPr>
        <w:t>5.2.</w:t>
      </w:r>
      <w:r w:rsidR="00432D9B" w:rsidRPr="00E66272">
        <w:rPr>
          <w:rFonts w:ascii="Arial" w:hAnsi="Arial" w:cs="Arial" w:hint="cs"/>
          <w:b/>
          <w:bCs/>
          <w:i/>
          <w:iCs/>
          <w:color w:val="000000" w:themeColor="text1"/>
        </w:rPr>
        <w:t>2.1</w:t>
      </w:r>
      <w:r w:rsidRPr="00E66272">
        <w:rPr>
          <w:rFonts w:ascii="Arial" w:hAnsi="Arial" w:cs="Arial" w:hint="cs"/>
          <w:b/>
          <w:bCs/>
          <w:i/>
          <w:iCs/>
          <w:color w:val="000000" w:themeColor="text1"/>
        </w:rPr>
        <w:t xml:space="preserve"> Study </w:t>
      </w:r>
      <w:r w:rsidR="00432D9B" w:rsidRPr="00E66272">
        <w:rPr>
          <w:rFonts w:ascii="Arial" w:hAnsi="Arial" w:cs="Arial" w:hint="cs"/>
          <w:b/>
          <w:bCs/>
          <w:i/>
          <w:iCs/>
          <w:color w:val="000000" w:themeColor="text1"/>
        </w:rPr>
        <w:t>D</w:t>
      </w:r>
      <w:r w:rsidRPr="00E66272">
        <w:rPr>
          <w:rFonts w:ascii="Arial" w:hAnsi="Arial" w:cs="Arial" w:hint="cs"/>
          <w:b/>
          <w:bCs/>
          <w:i/>
          <w:iCs/>
          <w:color w:val="000000" w:themeColor="text1"/>
        </w:rPr>
        <w:t>esign</w:t>
      </w:r>
      <w:r w:rsidR="00432D9B" w:rsidRPr="00E66272">
        <w:rPr>
          <w:rFonts w:ascii="Arial" w:hAnsi="Arial" w:cs="Arial" w:hint="cs"/>
          <w:b/>
          <w:bCs/>
          <w:i/>
          <w:iCs/>
          <w:color w:val="000000" w:themeColor="text1"/>
        </w:rPr>
        <w:t>s</w:t>
      </w:r>
      <w:r w:rsidRPr="00E66272">
        <w:rPr>
          <w:rFonts w:ascii="Arial" w:hAnsi="Arial" w:cs="Arial" w:hint="cs"/>
          <w:b/>
          <w:bCs/>
          <w:i/>
          <w:iCs/>
          <w:color w:val="000000" w:themeColor="text1"/>
        </w:rPr>
        <w:t xml:space="preserve"> and Sampling</w:t>
      </w:r>
    </w:p>
    <w:p w14:paraId="1F5DB8A2" w14:textId="7076DC9D" w:rsidR="002C66FB" w:rsidRPr="00D625B7" w:rsidDel="00C41359" w:rsidRDefault="002C66FB" w:rsidP="5F7C5B9A">
      <w:pPr>
        <w:shd w:val="clear" w:color="auto" w:fill="FFFFFF" w:themeFill="background1"/>
        <w:spacing w:line="240" w:lineRule="auto"/>
        <w:jc w:val="both"/>
        <w:rPr>
          <w:del w:id="165" w:author="Nondumiso Mthiyane" w:date="2024-07-29T10:02:00Z" w16du:dateUtc="2024-07-29T08:02:00Z"/>
          <w:rFonts w:ascii="Arial" w:hAnsi="Arial" w:cs="Arial"/>
          <w:color w:val="000000" w:themeColor="text1"/>
        </w:rPr>
      </w:pPr>
      <w:r w:rsidRPr="5F7C5B9A">
        <w:rPr>
          <w:rFonts w:ascii="Arial" w:hAnsi="Arial" w:cs="Arial"/>
          <w:i/>
          <w:iCs/>
          <w:color w:val="000000" w:themeColor="text1"/>
        </w:rPr>
        <w:t xml:space="preserve">The DREAMS and Multilevel cohorts </w:t>
      </w:r>
      <w:r w:rsidRPr="5F7C5B9A">
        <w:rPr>
          <w:rFonts w:ascii="Arial" w:hAnsi="Arial" w:cs="Arial"/>
          <w:color w:val="000000" w:themeColor="text1"/>
        </w:rPr>
        <w:t>were part of the impact evaluation of the DREAMS Partnership, a multi-component HIV prevention intervention aimed at biological, behavioural, social and structural sources of HIV acquisition risk.</w:t>
      </w:r>
      <w:r w:rsidR="00E8284E" w:rsidRPr="5F7C5B9A">
        <w:rPr>
          <w:rFonts w:ascii="Arial" w:hAnsi="Arial" w:cs="Arial"/>
          <w:color w:val="000000" w:themeColor="text1"/>
        </w:rPr>
        <w:t xml:space="preserve"> </w:t>
      </w:r>
      <w:r w:rsidRPr="5F7C5B9A">
        <w:rPr>
          <w:rFonts w:ascii="Arial" w:hAnsi="Arial" w:cs="Arial"/>
          <w:i/>
          <w:iCs/>
          <w:color w:val="000000" w:themeColor="text1"/>
        </w:rPr>
        <w:t xml:space="preserve">Isisekelo Sempilo </w:t>
      </w:r>
      <w:r w:rsidR="003D2D40" w:rsidRPr="5F7C5B9A">
        <w:rPr>
          <w:rFonts w:ascii="Arial" w:hAnsi="Arial" w:cs="Arial"/>
          <w:color w:val="000000" w:themeColor="text1"/>
        </w:rPr>
        <w:t>wa</w:t>
      </w:r>
      <w:r w:rsidRPr="5F7C5B9A">
        <w:rPr>
          <w:rFonts w:ascii="Arial" w:hAnsi="Arial" w:cs="Arial"/>
          <w:color w:val="000000" w:themeColor="text1"/>
        </w:rPr>
        <w:t xml:space="preserve">s a trial of the effectiveness of a sexual and reproductive health (SRH) intervention, combined with peer navigator support, to reduce transmissible HIV amongst young people. The </w:t>
      </w:r>
      <w:r w:rsidRPr="5F7C5B9A">
        <w:rPr>
          <w:rFonts w:ascii="Arial" w:hAnsi="Arial" w:cs="Arial"/>
          <w:i/>
          <w:iCs/>
          <w:color w:val="000000" w:themeColor="text1"/>
        </w:rPr>
        <w:t>HIV Treatment as Prevention</w:t>
      </w:r>
      <w:r w:rsidR="00BF664E" w:rsidRPr="5F7C5B9A">
        <w:rPr>
          <w:rFonts w:ascii="Arial" w:hAnsi="Arial" w:cs="Arial"/>
          <w:i/>
          <w:iCs/>
          <w:color w:val="000000" w:themeColor="text1"/>
        </w:rPr>
        <w:t xml:space="preserve"> (TasP)</w:t>
      </w:r>
      <w:r w:rsidRPr="5F7C5B9A">
        <w:rPr>
          <w:rFonts w:ascii="Arial" w:hAnsi="Arial" w:cs="Arial"/>
          <w:b/>
          <w:bCs/>
          <w:i/>
          <w:iCs/>
          <w:color w:val="000000" w:themeColor="text1"/>
        </w:rPr>
        <w:t xml:space="preserve"> </w:t>
      </w:r>
      <w:r w:rsidRPr="5F7C5B9A">
        <w:rPr>
          <w:rFonts w:ascii="Arial" w:hAnsi="Arial" w:cs="Arial"/>
          <w:color w:val="000000" w:themeColor="text1"/>
        </w:rPr>
        <w:t>cluster-randomised trial implement</w:t>
      </w:r>
      <w:r w:rsidRPr="00D625B7">
        <w:rPr>
          <w:rFonts w:ascii="Arial" w:hAnsi="Arial" w:cs="Arial"/>
          <w:color w:val="000000" w:themeColor="text1"/>
        </w:rPr>
        <w:t>ed six-monthly repeat home-based HIV counselling and testing and referral to study clinics.</w:t>
      </w:r>
      <w:r w:rsidR="00BF664E" w:rsidRPr="00D625B7">
        <w:rPr>
          <w:rFonts w:ascii="Arial" w:hAnsi="Arial" w:cs="Arial"/>
          <w:color w:val="000000" w:themeColor="text1"/>
        </w:rPr>
        <w:t xml:space="preserve"> </w:t>
      </w:r>
      <w:ins w:id="166" w:author="Nondumiso Mthiyane" w:date="2024-07-29T10:02:00Z">
        <w:r w:rsidR="00C41359" w:rsidRPr="00D625B7">
          <w:rPr>
            <w:rFonts w:ascii="Arial" w:hAnsi="Arial" w:cs="Arial"/>
            <w:color w:val="000000" w:themeColor="text1"/>
          </w:rPr>
          <w:t xml:space="preserve">Sampling techniques used to select participants for these studies are outlined in Table </w:t>
        </w:r>
      </w:ins>
      <w:ins w:id="167" w:author="Nondumiso Mthiyane" w:date="2024-07-29T10:03:00Z">
        <w:r w:rsidR="00C41359" w:rsidRPr="00D625B7">
          <w:rPr>
            <w:rFonts w:ascii="Arial" w:hAnsi="Arial" w:cs="Arial"/>
            <w:color w:val="000000" w:themeColor="text1"/>
          </w:rPr>
          <w:t>1</w:t>
        </w:r>
      </w:ins>
      <w:del w:id="168" w:author="Nondumiso Mthiyane" w:date="2024-07-29T10:02:00Z">
        <w:r w:rsidRPr="00D625B7" w:rsidDel="00BF664E">
          <w:rPr>
            <w:rFonts w:ascii="Arial" w:hAnsi="Arial" w:cs="Arial"/>
            <w:color w:val="000000" w:themeColor="text1"/>
          </w:rPr>
          <w:delText xml:space="preserve"> </w:delText>
        </w:r>
        <w:commentRangeStart w:id="169"/>
        <w:commentRangeStart w:id="170"/>
        <w:commentRangeStart w:id="171"/>
        <w:r w:rsidRPr="00D625B7" w:rsidDel="00BF664E">
          <w:rPr>
            <w:rFonts w:ascii="Arial" w:hAnsi="Arial" w:cs="Arial"/>
            <w:color w:val="000000" w:themeColor="text1"/>
          </w:rPr>
          <w:delText xml:space="preserve">Participants from the first 3 studies were </w:delText>
        </w:r>
      </w:del>
      <w:del w:id="172" w:author="Nondumiso Mthiyane" w:date="2024-07-29T09:49:00Z">
        <w:r w:rsidRPr="00D625B7" w:rsidDel="00BF664E">
          <w:rPr>
            <w:rFonts w:ascii="Arial" w:hAnsi="Arial" w:cs="Arial"/>
            <w:color w:val="000000" w:themeColor="text1"/>
          </w:rPr>
          <w:delText xml:space="preserve">enrolled from a </w:delText>
        </w:r>
      </w:del>
      <w:del w:id="173" w:author="Nondumiso Mthiyane" w:date="2024-07-29T10:02:00Z">
        <w:r w:rsidRPr="00D625B7" w:rsidDel="00BF664E">
          <w:rPr>
            <w:rFonts w:ascii="Arial" w:hAnsi="Arial" w:cs="Arial"/>
            <w:color w:val="000000" w:themeColor="text1"/>
          </w:rPr>
          <w:delText>random s</w:delText>
        </w:r>
      </w:del>
      <w:del w:id="174" w:author="Nondumiso Mthiyane" w:date="2024-07-29T09:49:00Z">
        <w:r w:rsidRPr="00D625B7" w:rsidDel="00BF664E">
          <w:rPr>
            <w:rFonts w:ascii="Arial" w:hAnsi="Arial" w:cs="Arial"/>
            <w:color w:val="000000" w:themeColor="text1"/>
          </w:rPr>
          <w:delText xml:space="preserve">ample of </w:delText>
        </w:r>
      </w:del>
      <w:del w:id="175" w:author="Nondumiso Mthiyane" w:date="2024-07-29T10:02:00Z">
        <w:r w:rsidRPr="00D625B7" w:rsidDel="00BF664E">
          <w:rPr>
            <w:rFonts w:ascii="Arial" w:hAnsi="Arial" w:cs="Arial"/>
            <w:color w:val="000000" w:themeColor="text1"/>
          </w:rPr>
          <w:delText>age-eligible residents of the HDSS.  TasP was implemented among all HDSS residents aged ≥16 years.</w:delText>
        </w:r>
        <w:r w:rsidRPr="00D625B7" w:rsidDel="002C66FB">
          <w:rPr>
            <w:rFonts w:ascii="Arial" w:hAnsi="Arial" w:cs="Arial"/>
            <w:color w:val="000000" w:themeColor="text1"/>
          </w:rPr>
          <w:delText xml:space="preserve"> </w:delText>
        </w:r>
      </w:del>
      <w:commentRangeEnd w:id="169"/>
      <w:r w:rsidRPr="00D625B7">
        <w:rPr>
          <w:rStyle w:val="CommentReference"/>
        </w:rPr>
        <w:commentReference w:id="169"/>
      </w:r>
      <w:commentRangeEnd w:id="170"/>
      <w:r w:rsidRPr="00D625B7">
        <w:rPr>
          <w:rStyle w:val="CommentReference"/>
        </w:rPr>
        <w:commentReference w:id="170"/>
      </w:r>
      <w:commentRangeEnd w:id="171"/>
      <w:r w:rsidRPr="00D625B7">
        <w:rPr>
          <w:rStyle w:val="CommentReference"/>
        </w:rPr>
        <w:commentReference w:id="171"/>
      </w:r>
    </w:p>
    <w:p w14:paraId="530E839D" w14:textId="67A5BD97" w:rsidR="00C41359" w:rsidRPr="00E66272" w:rsidRDefault="00C41359" w:rsidP="00E66272">
      <w:pPr>
        <w:shd w:val="clear" w:color="auto" w:fill="FFFFFF" w:themeFill="background1"/>
        <w:spacing w:line="240" w:lineRule="auto"/>
        <w:jc w:val="both"/>
        <w:rPr>
          <w:ins w:id="176" w:author="Nondumiso Mthiyane" w:date="2024-07-29T10:03:00Z" w16du:dateUtc="2024-07-29T08:03:00Z"/>
          <w:rFonts w:ascii="Arial" w:hAnsi="Arial" w:cs="Arial"/>
          <w:color w:val="000000" w:themeColor="text1"/>
        </w:rPr>
      </w:pPr>
      <w:ins w:id="177" w:author="Nondumiso Mthiyane" w:date="2024-07-29T10:03:00Z" w16du:dateUtc="2024-07-29T08:03:00Z">
        <w:r w:rsidRPr="00D625B7">
          <w:rPr>
            <w:rFonts w:ascii="Arial" w:hAnsi="Arial" w:cs="Arial"/>
            <w:color w:val="000000" w:themeColor="text1"/>
          </w:rPr>
          <w:t>.</w:t>
        </w:r>
      </w:ins>
    </w:p>
    <w:p w14:paraId="248A678D" w14:textId="0CF71E22" w:rsidR="5DE4DDA8" w:rsidRPr="00E66272" w:rsidRDefault="5DE4DDA8" w:rsidP="00E66272">
      <w:pPr>
        <w:shd w:val="clear" w:color="auto" w:fill="FFFFFF" w:themeFill="background1"/>
        <w:spacing w:line="240" w:lineRule="auto"/>
        <w:jc w:val="both"/>
        <w:rPr>
          <w:rFonts w:ascii="Arial" w:hAnsi="Arial" w:cs="Arial"/>
          <w:color w:val="000000" w:themeColor="text1"/>
        </w:rPr>
      </w:pPr>
    </w:p>
    <w:p w14:paraId="2190E4E6" w14:textId="11FF1509" w:rsidR="2E6E8E3B" w:rsidRPr="00E66272" w:rsidRDefault="00432D9B" w:rsidP="00E66272">
      <w:pPr>
        <w:jc w:val="both"/>
        <w:rPr>
          <w:rFonts w:ascii="Arial" w:hAnsi="Arial" w:cs="Arial"/>
          <w:i/>
          <w:iCs/>
          <w:color w:val="000000" w:themeColor="text1"/>
        </w:rPr>
      </w:pPr>
      <w:r w:rsidRPr="00E66272">
        <w:rPr>
          <w:rFonts w:ascii="Arial" w:hAnsi="Arial" w:cs="Arial" w:hint="cs"/>
          <w:b/>
          <w:bCs/>
          <w:i/>
          <w:iCs/>
          <w:color w:val="000000" w:themeColor="text1"/>
        </w:rPr>
        <w:t>5.2.2.2</w:t>
      </w:r>
      <w:r w:rsidR="00AA4DC4" w:rsidRPr="00E66272">
        <w:rPr>
          <w:rFonts w:ascii="Arial" w:hAnsi="Arial" w:cs="Arial" w:hint="cs"/>
          <w:i/>
          <w:iCs/>
          <w:color w:val="000000" w:themeColor="text1"/>
        </w:rPr>
        <w:t xml:space="preserve"> </w:t>
      </w:r>
      <w:r w:rsidR="00AA4DC4" w:rsidRPr="00E66272">
        <w:rPr>
          <w:rFonts w:ascii="Arial" w:hAnsi="Arial" w:cs="Arial" w:hint="cs"/>
          <w:b/>
          <w:bCs/>
          <w:i/>
          <w:iCs/>
          <w:color w:val="000000" w:themeColor="text1"/>
        </w:rPr>
        <w:t>Data management and analysis</w:t>
      </w:r>
    </w:p>
    <w:p w14:paraId="3F40E589" w14:textId="07AC2D65" w:rsidR="2E6E8E3B" w:rsidRPr="00E66272" w:rsidRDefault="5BE95921" w:rsidP="005749FF">
      <w:pPr>
        <w:jc w:val="both"/>
        <w:rPr>
          <w:rFonts w:ascii="Arial" w:hAnsi="Arial" w:cs="Arial"/>
          <w:color w:val="000000" w:themeColor="text1"/>
        </w:rPr>
      </w:pPr>
      <w:r w:rsidRPr="00E66272">
        <w:rPr>
          <w:rFonts w:ascii="Arial" w:hAnsi="Arial" w:cs="Arial" w:hint="cs"/>
          <w:color w:val="000000" w:themeColor="text1"/>
        </w:rPr>
        <w:t xml:space="preserve">As </w:t>
      </w:r>
      <w:r w:rsidR="003D2D40" w:rsidRPr="00E66272">
        <w:rPr>
          <w:rFonts w:ascii="Arial" w:hAnsi="Arial" w:cs="Arial" w:hint="cs"/>
          <w:color w:val="000000" w:themeColor="text1"/>
        </w:rPr>
        <w:t>noted</w:t>
      </w:r>
      <w:r w:rsidRPr="00E66272">
        <w:rPr>
          <w:rFonts w:ascii="Arial" w:hAnsi="Arial" w:cs="Arial" w:hint="cs"/>
          <w:color w:val="000000" w:themeColor="text1"/>
        </w:rPr>
        <w:t>, data from these studies have alre</w:t>
      </w:r>
      <w:r w:rsidR="0CC0D0EB" w:rsidRPr="00E66272">
        <w:rPr>
          <w:rFonts w:ascii="Arial" w:hAnsi="Arial" w:cs="Arial" w:hint="cs"/>
          <w:color w:val="000000" w:themeColor="text1"/>
        </w:rPr>
        <w:t xml:space="preserve">ady </w:t>
      </w:r>
      <w:r w:rsidRPr="00E66272">
        <w:rPr>
          <w:rFonts w:ascii="Arial" w:hAnsi="Arial" w:cs="Arial" w:hint="cs"/>
          <w:color w:val="000000" w:themeColor="text1"/>
        </w:rPr>
        <w:t xml:space="preserve">been integrated into </w:t>
      </w:r>
      <w:r w:rsidR="003D2D40" w:rsidRPr="00E66272">
        <w:rPr>
          <w:rFonts w:ascii="Arial" w:hAnsi="Arial" w:cs="Arial" w:hint="cs"/>
          <w:color w:val="000000" w:themeColor="text1"/>
        </w:rPr>
        <w:t xml:space="preserve">the </w:t>
      </w:r>
      <w:r w:rsidR="003D2D40" w:rsidRPr="00E66272">
        <w:rPr>
          <w:rFonts w:ascii="Arial" w:eastAsia="Arial" w:hAnsi="Arial" w:cs="Arial" w:hint="cs"/>
          <w:color w:val="000000" w:themeColor="text1"/>
        </w:rPr>
        <w:t>harmonised dataset of mental health measures</w:t>
      </w:r>
      <w:r w:rsidR="74AAAC57" w:rsidRPr="00E66272">
        <w:rPr>
          <w:rFonts w:ascii="Arial" w:hAnsi="Arial" w:cs="Arial" w:hint="cs"/>
          <w:color w:val="000000" w:themeColor="text1"/>
        </w:rPr>
        <w:t xml:space="preserve">, and </w:t>
      </w:r>
      <w:r w:rsidR="74AAAC57" w:rsidRPr="00E66272">
        <w:rPr>
          <w:rFonts w:ascii="Arial" w:hAnsi="Arial" w:cs="Arial" w:hint="cs"/>
          <w:color w:val="000000" w:themeColor="text1"/>
          <w:lang w:eastAsia="en-GB"/>
        </w:rPr>
        <w:t xml:space="preserve">the </w:t>
      </w:r>
      <w:r w:rsidR="003D2D40" w:rsidRPr="00E66272">
        <w:rPr>
          <w:rFonts w:ascii="Arial" w:hAnsi="Arial" w:cs="Arial" w:hint="cs"/>
          <w:color w:val="000000" w:themeColor="text1"/>
          <w:lang w:eastAsia="en-GB"/>
        </w:rPr>
        <w:t>depression</w:t>
      </w:r>
      <w:r w:rsidR="74AAAC57" w:rsidRPr="00E66272">
        <w:rPr>
          <w:rFonts w:ascii="Arial" w:hAnsi="Arial" w:cs="Arial" w:hint="cs"/>
          <w:color w:val="000000" w:themeColor="text1"/>
          <w:lang w:eastAsia="en-GB"/>
        </w:rPr>
        <w:t xml:space="preserve"> measures from each study have been transformed to a common format</w:t>
      </w:r>
      <w:r w:rsidR="00C335A4">
        <w:rPr>
          <w:rFonts w:ascii="Arial" w:hAnsi="Arial" w:cs="Arial"/>
          <w:color w:val="000000" w:themeColor="text1"/>
          <w:lang w:eastAsia="en-GB"/>
        </w:rPr>
        <w:t>, curated</w:t>
      </w:r>
      <w:r w:rsidR="003D2D40" w:rsidRPr="00E66272">
        <w:rPr>
          <w:rFonts w:ascii="Arial" w:hAnsi="Arial" w:cs="Arial" w:hint="cs"/>
          <w:color w:val="000000" w:themeColor="text1"/>
          <w:lang w:eastAsia="en-GB"/>
        </w:rPr>
        <w:t xml:space="preserve"> </w:t>
      </w:r>
      <w:r w:rsidR="00E70742" w:rsidRPr="00E66272">
        <w:rPr>
          <w:rFonts w:ascii="Arial" w:hAnsi="Arial" w:cs="Arial" w:hint="cs"/>
          <w:color w:val="000000" w:themeColor="text1"/>
          <w:lang w:eastAsia="en-GB"/>
        </w:rPr>
        <w:t xml:space="preserve">and </w:t>
      </w:r>
      <w:r w:rsidR="00EC03AB">
        <w:rPr>
          <w:rFonts w:ascii="Arial" w:hAnsi="Arial" w:cs="Arial"/>
          <w:color w:val="000000" w:themeColor="text1"/>
          <w:lang w:eastAsia="en-GB"/>
        </w:rPr>
        <w:t>stored in AHRI’s data reposit</w:t>
      </w:r>
      <w:r w:rsidR="00C335A4">
        <w:rPr>
          <w:rFonts w:ascii="Arial" w:hAnsi="Arial" w:cs="Arial"/>
          <w:color w:val="000000" w:themeColor="text1"/>
          <w:lang w:eastAsia="en-GB"/>
        </w:rPr>
        <w:t>ory</w:t>
      </w:r>
      <w:r w:rsidR="00E70742" w:rsidRPr="00E66272">
        <w:rPr>
          <w:rFonts w:ascii="Arial" w:hAnsi="Arial" w:cs="Arial" w:hint="cs"/>
          <w:color w:val="000000" w:themeColor="text1"/>
          <w:lang w:eastAsia="en-GB"/>
        </w:rPr>
        <w:t>,</w:t>
      </w:r>
      <w:r w:rsidR="348EBCD3" w:rsidRPr="00E66272">
        <w:rPr>
          <w:rFonts w:ascii="Arial" w:hAnsi="Arial" w:cs="Arial" w:hint="cs"/>
          <w:color w:val="000000" w:themeColor="text1"/>
          <w:lang w:eastAsia="en-GB"/>
        </w:rPr>
        <w:t xml:space="preserve"> using the Julia Programming language</w:t>
      </w:r>
      <w:r w:rsidR="00E70742" w:rsidRPr="00E66272">
        <w:rPr>
          <w:rFonts w:ascii="Arial" w:hAnsi="Arial" w:cs="Arial" w:hint="cs"/>
          <w:color w:val="000000" w:themeColor="text1"/>
          <w:lang w:eastAsia="en-GB"/>
        </w:rPr>
        <w:t>.</w:t>
      </w:r>
      <w:r w:rsidR="348EBCD3" w:rsidRPr="00E66272">
        <w:rPr>
          <w:rFonts w:ascii="Arial" w:hAnsi="Arial" w:cs="Arial" w:hint="cs"/>
          <w:color w:val="000000" w:themeColor="text1"/>
          <w:lang w:eastAsia="en-GB"/>
        </w:rPr>
        <w:t xml:space="preserve"> Similarly, all HDSS data are cleaned,</w:t>
      </w:r>
      <w:r w:rsidR="00E70742" w:rsidRPr="00E66272">
        <w:rPr>
          <w:rFonts w:ascii="Arial" w:hAnsi="Arial" w:cs="Arial" w:hint="cs"/>
          <w:color w:val="000000" w:themeColor="text1"/>
          <w:lang w:eastAsia="en-GB"/>
        </w:rPr>
        <w:t xml:space="preserve"> </w:t>
      </w:r>
      <w:r w:rsidR="00753759" w:rsidRPr="00E66272">
        <w:rPr>
          <w:rFonts w:ascii="Arial" w:hAnsi="Arial" w:cs="Arial" w:hint="cs"/>
          <w:color w:val="000000" w:themeColor="text1"/>
          <w:lang w:eastAsia="en-GB"/>
        </w:rPr>
        <w:t xml:space="preserve">combined and </w:t>
      </w:r>
      <w:r w:rsidR="00E70742" w:rsidRPr="00E66272">
        <w:rPr>
          <w:rFonts w:ascii="Arial" w:hAnsi="Arial" w:cs="Arial" w:hint="cs"/>
          <w:color w:val="000000" w:themeColor="text1"/>
          <w:lang w:eastAsia="en-GB"/>
        </w:rPr>
        <w:t xml:space="preserve">organised </w:t>
      </w:r>
      <w:r w:rsidR="00753759" w:rsidRPr="00E66272">
        <w:rPr>
          <w:rFonts w:ascii="Arial" w:hAnsi="Arial" w:cs="Arial" w:hint="cs"/>
          <w:color w:val="000000" w:themeColor="text1"/>
          <w:lang w:eastAsia="en-GB"/>
        </w:rPr>
        <w:t>using</w:t>
      </w:r>
      <w:r w:rsidR="348EBCD3" w:rsidRPr="00E66272">
        <w:rPr>
          <w:rFonts w:ascii="Arial" w:hAnsi="Arial" w:cs="Arial" w:hint="cs"/>
          <w:color w:val="000000" w:themeColor="text1"/>
          <w:lang w:eastAsia="en-GB"/>
        </w:rPr>
        <w:t xml:space="preserve"> Julia</w:t>
      </w:r>
      <w:r w:rsidR="00C335A4">
        <w:rPr>
          <w:rFonts w:ascii="Arial" w:hAnsi="Arial" w:cs="Arial"/>
          <w:color w:val="000000" w:themeColor="text1"/>
          <w:lang w:eastAsia="en-GB"/>
        </w:rPr>
        <w:t>, curated</w:t>
      </w:r>
      <w:r w:rsidR="00C335A4" w:rsidRPr="00E66272">
        <w:rPr>
          <w:rFonts w:ascii="Arial" w:hAnsi="Arial" w:cs="Arial" w:hint="cs"/>
          <w:color w:val="000000" w:themeColor="text1"/>
          <w:lang w:eastAsia="en-GB"/>
        </w:rPr>
        <w:t xml:space="preserve"> and </w:t>
      </w:r>
      <w:r w:rsidR="00C335A4">
        <w:rPr>
          <w:rFonts w:ascii="Arial" w:hAnsi="Arial" w:cs="Arial"/>
          <w:color w:val="000000" w:themeColor="text1"/>
          <w:lang w:eastAsia="en-GB"/>
        </w:rPr>
        <w:t>stored in AHRI’s data repository</w:t>
      </w:r>
      <w:r w:rsidR="348EBCD3" w:rsidRPr="00E66272">
        <w:rPr>
          <w:rFonts w:ascii="Arial" w:hAnsi="Arial" w:cs="Arial" w:hint="cs"/>
          <w:color w:val="000000" w:themeColor="text1"/>
          <w:lang w:eastAsia="en-GB"/>
        </w:rPr>
        <w:t>.</w:t>
      </w:r>
      <w:r w:rsidR="005749FF">
        <w:rPr>
          <w:rFonts w:ascii="Arial" w:hAnsi="Arial" w:cs="Arial"/>
          <w:color w:val="000000" w:themeColor="text1"/>
          <w:lang w:eastAsia="en-GB"/>
        </w:rPr>
        <w:t xml:space="preserve"> </w:t>
      </w:r>
      <w:r w:rsidR="005749FF">
        <w:rPr>
          <w:rFonts w:ascii="Arial" w:hAnsi="Arial" w:cs="Arial"/>
          <w:color w:val="000000" w:themeColor="text1"/>
        </w:rPr>
        <w:t>For</w:t>
      </w:r>
      <w:r w:rsidR="00BE677E" w:rsidRPr="00E66272">
        <w:rPr>
          <w:rFonts w:ascii="Arial" w:hAnsi="Arial" w:cs="Arial" w:hint="cs"/>
          <w:color w:val="000000" w:themeColor="text1"/>
        </w:rPr>
        <w:t xml:space="preserve"> </w:t>
      </w:r>
      <w:r w:rsidR="003D2D40" w:rsidRPr="00E66272">
        <w:rPr>
          <w:rFonts w:ascii="Arial" w:hAnsi="Arial" w:cs="Arial" w:hint="cs"/>
          <w:color w:val="000000" w:themeColor="text1"/>
        </w:rPr>
        <w:t>CO-LUMINATE</w:t>
      </w:r>
      <w:r w:rsidR="005749FF">
        <w:rPr>
          <w:rFonts w:ascii="Arial" w:hAnsi="Arial" w:cs="Arial"/>
          <w:color w:val="000000" w:themeColor="text1"/>
        </w:rPr>
        <w:t>, we will</w:t>
      </w:r>
      <w:r w:rsidR="003D2D40" w:rsidRPr="00E66272">
        <w:rPr>
          <w:rFonts w:ascii="Arial" w:hAnsi="Arial" w:cs="Arial" w:hint="cs"/>
          <w:color w:val="000000" w:themeColor="text1"/>
        </w:rPr>
        <w:t xml:space="preserve"> link the </w:t>
      </w:r>
      <w:r w:rsidR="003D2D40" w:rsidRPr="00E66272">
        <w:rPr>
          <w:rFonts w:ascii="Arial" w:eastAsia="Arial" w:hAnsi="Arial" w:cs="Arial" w:hint="cs"/>
          <w:color w:val="000000" w:themeColor="text1"/>
        </w:rPr>
        <w:lastRenderedPageBreak/>
        <w:t>harmonised dataset of mental health measures</w:t>
      </w:r>
      <w:r w:rsidR="003D2D40" w:rsidRPr="00E66272">
        <w:rPr>
          <w:rFonts w:ascii="Arial" w:hAnsi="Arial" w:cs="Arial" w:hint="cs"/>
          <w:color w:val="000000" w:themeColor="text1"/>
        </w:rPr>
        <w:t xml:space="preserve"> </w:t>
      </w:r>
      <w:r w:rsidR="005749FF">
        <w:rPr>
          <w:rFonts w:ascii="Arial" w:hAnsi="Arial" w:cs="Arial"/>
          <w:color w:val="000000" w:themeColor="text1"/>
        </w:rPr>
        <w:t>from</w:t>
      </w:r>
      <w:r w:rsidR="003D2D40" w:rsidRPr="00E66272">
        <w:rPr>
          <w:rFonts w:ascii="Arial" w:hAnsi="Arial" w:cs="Arial" w:hint="cs"/>
          <w:color w:val="000000" w:themeColor="text1"/>
        </w:rPr>
        <w:t xml:space="preserve"> </w:t>
      </w:r>
      <w:r w:rsidR="003D2D40" w:rsidRPr="00E66272">
        <w:rPr>
          <w:rFonts w:ascii="Arial" w:hAnsi="Arial" w:cs="Arial" w:hint="cs"/>
          <w:color w:val="000000" w:themeColor="text1"/>
          <w:lang w:val="en-GB"/>
        </w:rPr>
        <w:t>5279</w:t>
      </w:r>
      <w:r w:rsidR="003D2D40" w:rsidRPr="00E66272">
        <w:rPr>
          <w:rFonts w:ascii="Arial" w:hAnsi="Arial" w:cs="Arial" w:hint="cs"/>
          <w:color w:val="000000" w:themeColor="text1"/>
        </w:rPr>
        <w:t xml:space="preserve"> young people</w:t>
      </w:r>
      <w:r w:rsidR="005749FF">
        <w:rPr>
          <w:rFonts w:ascii="Arial" w:hAnsi="Arial" w:cs="Arial"/>
          <w:color w:val="000000" w:themeColor="text1"/>
        </w:rPr>
        <w:t xml:space="preserve"> with their</w:t>
      </w:r>
      <w:r w:rsidR="003D2D40" w:rsidRPr="00E66272">
        <w:rPr>
          <w:rFonts w:ascii="Arial" w:hAnsi="Arial" w:cs="Arial" w:hint="cs"/>
          <w:color w:val="000000" w:themeColor="text1"/>
        </w:rPr>
        <w:t xml:space="preserve"> HDSS data </w:t>
      </w:r>
      <w:r w:rsidR="005749FF">
        <w:rPr>
          <w:rFonts w:ascii="Arial" w:hAnsi="Arial" w:cs="Arial"/>
          <w:color w:val="000000" w:themeColor="text1"/>
        </w:rPr>
        <w:t>to do the</w:t>
      </w:r>
      <w:r w:rsidR="003D2D40" w:rsidRPr="00E66272">
        <w:rPr>
          <w:rFonts w:ascii="Arial" w:hAnsi="Arial" w:cs="Arial" w:hint="cs"/>
          <w:color w:val="000000" w:themeColor="text1"/>
        </w:rPr>
        <w:t xml:space="preserve"> following analyses</w:t>
      </w:r>
      <w:r w:rsidR="00BE677E" w:rsidRPr="00E66272">
        <w:rPr>
          <w:rFonts w:ascii="Arial" w:hAnsi="Arial" w:cs="Arial" w:hint="cs"/>
          <w:color w:val="000000" w:themeColor="text1"/>
        </w:rPr>
        <w:t>:</w:t>
      </w:r>
    </w:p>
    <w:p w14:paraId="5381B506" w14:textId="77777777" w:rsidR="00642F81" w:rsidRPr="00E66272" w:rsidRDefault="00642F81" w:rsidP="00E66272">
      <w:pPr>
        <w:jc w:val="both"/>
        <w:rPr>
          <w:rFonts w:ascii="Arial" w:hAnsi="Arial" w:cs="Arial"/>
          <w:color w:val="000000" w:themeColor="text1"/>
        </w:rPr>
      </w:pPr>
    </w:p>
    <w:p w14:paraId="2DF8EEA7" w14:textId="73562C2B" w:rsidR="2E6E8E3B" w:rsidRPr="00E66272" w:rsidRDefault="00BE677E" w:rsidP="00E66272">
      <w:pPr>
        <w:jc w:val="both"/>
        <w:rPr>
          <w:rFonts w:ascii="Arial" w:hAnsi="Arial" w:cs="Arial"/>
          <w:b/>
          <w:bCs/>
          <w:color w:val="000000" w:themeColor="text1"/>
        </w:rPr>
      </w:pPr>
      <w:r w:rsidRPr="00E66272">
        <w:rPr>
          <w:rFonts w:ascii="Arial" w:hAnsi="Arial" w:cs="Arial" w:hint="cs"/>
          <w:b/>
          <w:bCs/>
          <w:color w:val="000000" w:themeColor="text1"/>
        </w:rPr>
        <w:t xml:space="preserve">A. Describing </w:t>
      </w:r>
      <w:r w:rsidR="00432D9B" w:rsidRPr="00E66272">
        <w:rPr>
          <w:rFonts w:ascii="Arial" w:hAnsi="Arial" w:cs="Arial" w:hint="cs"/>
          <w:b/>
          <w:bCs/>
          <w:color w:val="000000" w:themeColor="text1"/>
        </w:rPr>
        <w:t>s</w:t>
      </w:r>
      <w:r w:rsidRPr="00E66272">
        <w:rPr>
          <w:rFonts w:ascii="Arial" w:hAnsi="Arial" w:cs="Arial" w:hint="cs"/>
          <w:b/>
          <w:bCs/>
          <w:color w:val="000000" w:themeColor="text1"/>
        </w:rPr>
        <w:t xml:space="preserve">ocial </w:t>
      </w:r>
      <w:r w:rsidR="00432D9B" w:rsidRPr="00E66272">
        <w:rPr>
          <w:rFonts w:ascii="Arial" w:hAnsi="Arial" w:cs="Arial" w:hint="cs"/>
          <w:b/>
          <w:bCs/>
          <w:color w:val="000000" w:themeColor="text1"/>
        </w:rPr>
        <w:t>d</w:t>
      </w:r>
      <w:r w:rsidRPr="00E66272">
        <w:rPr>
          <w:rFonts w:ascii="Arial" w:hAnsi="Arial" w:cs="Arial" w:hint="cs"/>
          <w:b/>
          <w:bCs/>
          <w:color w:val="000000" w:themeColor="text1"/>
        </w:rPr>
        <w:t xml:space="preserve">eterminants of </w:t>
      </w:r>
      <w:r w:rsidR="00432D9B" w:rsidRPr="00E66272">
        <w:rPr>
          <w:rFonts w:ascii="Arial" w:hAnsi="Arial" w:cs="Arial" w:hint="cs"/>
          <w:b/>
          <w:bCs/>
          <w:color w:val="000000" w:themeColor="text1"/>
        </w:rPr>
        <w:t>depression</w:t>
      </w:r>
      <w:r w:rsidR="00E66272">
        <w:rPr>
          <w:rFonts w:ascii="Arial" w:hAnsi="Arial" w:cs="Arial"/>
          <w:b/>
          <w:bCs/>
          <w:color w:val="000000" w:themeColor="text1"/>
        </w:rPr>
        <w:t xml:space="preserve">: </w:t>
      </w:r>
      <w:r w:rsidRPr="00E66272">
        <w:rPr>
          <w:rFonts w:ascii="Arial" w:hAnsi="Arial" w:cs="Arial" w:hint="cs"/>
          <w:color w:val="000000" w:themeColor="text1"/>
        </w:rPr>
        <w:t>We will u</w:t>
      </w:r>
      <w:r w:rsidR="00753759" w:rsidRPr="00E66272">
        <w:rPr>
          <w:rFonts w:ascii="Arial" w:hAnsi="Arial" w:cs="Arial" w:hint="cs"/>
          <w:color w:val="000000" w:themeColor="text1"/>
        </w:rPr>
        <w:t>se</w:t>
      </w:r>
      <w:r w:rsidRPr="00E66272">
        <w:rPr>
          <w:rFonts w:ascii="Arial" w:hAnsi="Arial" w:cs="Arial" w:hint="cs"/>
          <w:color w:val="000000" w:themeColor="text1"/>
        </w:rPr>
        <w:t xml:space="preserve"> longitudinal </w:t>
      </w:r>
      <w:r w:rsidR="005749FF">
        <w:rPr>
          <w:rFonts w:ascii="Arial" w:hAnsi="Arial" w:cs="Arial"/>
          <w:color w:val="000000" w:themeColor="text1"/>
        </w:rPr>
        <w:t>HDSS</w:t>
      </w:r>
      <w:r w:rsidR="005749FF" w:rsidRPr="00E66272">
        <w:rPr>
          <w:rFonts w:ascii="Arial" w:hAnsi="Arial" w:cs="Arial" w:hint="cs"/>
          <w:color w:val="000000" w:themeColor="text1"/>
        </w:rPr>
        <w:t xml:space="preserve"> </w:t>
      </w:r>
      <w:r w:rsidRPr="00E66272">
        <w:rPr>
          <w:rFonts w:ascii="Arial" w:hAnsi="Arial" w:cs="Arial" w:hint="cs"/>
          <w:color w:val="000000" w:themeColor="text1"/>
        </w:rPr>
        <w:t xml:space="preserve">data to describe </w:t>
      </w:r>
      <w:r w:rsidR="00642F81" w:rsidRPr="00E66272">
        <w:rPr>
          <w:rFonts w:ascii="Arial" w:hAnsi="Arial" w:cs="Arial" w:hint="cs"/>
          <w:color w:val="000000" w:themeColor="text1"/>
        </w:rPr>
        <w:t>patterns of young people’s exposure to</w:t>
      </w:r>
      <w:r w:rsidRPr="00E66272">
        <w:rPr>
          <w:rFonts w:ascii="Arial" w:hAnsi="Arial" w:cs="Arial" w:hint="cs"/>
          <w:color w:val="000000" w:themeColor="text1"/>
        </w:rPr>
        <w:t xml:space="preserve"> social </w:t>
      </w:r>
      <w:r w:rsidR="3B45A134" w:rsidRPr="00E66272">
        <w:rPr>
          <w:rFonts w:ascii="Arial" w:hAnsi="Arial" w:cs="Arial" w:hint="cs"/>
          <w:color w:val="000000" w:themeColor="text1"/>
        </w:rPr>
        <w:t xml:space="preserve">determinants </w:t>
      </w:r>
      <w:r w:rsidR="00642F81" w:rsidRPr="00E66272">
        <w:rPr>
          <w:rFonts w:ascii="Arial" w:hAnsi="Arial" w:cs="Arial" w:hint="cs"/>
          <w:color w:val="000000" w:themeColor="text1"/>
        </w:rPr>
        <w:t xml:space="preserve">of interest (low socioeconomic status, food insecurity, and </w:t>
      </w:r>
      <w:r w:rsidR="00DF0017">
        <w:rPr>
          <w:rFonts w:ascii="Arial" w:hAnsi="Arial" w:cs="Arial"/>
          <w:color w:val="000000" w:themeColor="text1"/>
        </w:rPr>
        <w:t>caregiver</w:t>
      </w:r>
      <w:r w:rsidR="00642F81" w:rsidRPr="00E66272">
        <w:rPr>
          <w:rFonts w:ascii="Arial" w:hAnsi="Arial" w:cs="Arial" w:hint="cs"/>
          <w:color w:val="000000" w:themeColor="text1"/>
        </w:rPr>
        <w:t xml:space="preserve"> co-residency)</w:t>
      </w:r>
      <w:r w:rsidR="00753759" w:rsidRPr="00E66272">
        <w:rPr>
          <w:rFonts w:ascii="Arial" w:hAnsi="Arial" w:cs="Arial" w:hint="cs"/>
          <w:color w:val="000000" w:themeColor="text1"/>
        </w:rPr>
        <w:t xml:space="preserve"> over time</w:t>
      </w:r>
      <w:r w:rsidRPr="00E66272">
        <w:rPr>
          <w:rFonts w:ascii="Arial" w:hAnsi="Arial" w:cs="Arial" w:hint="cs"/>
          <w:color w:val="000000" w:themeColor="text1"/>
        </w:rPr>
        <w:t>.</w:t>
      </w:r>
      <w:r w:rsidR="00642F81" w:rsidRPr="00E66272">
        <w:rPr>
          <w:rFonts w:ascii="Arial" w:hAnsi="Arial" w:cs="Arial" w:hint="cs"/>
          <w:color w:val="000000" w:themeColor="text1"/>
        </w:rPr>
        <w:t xml:space="preserve"> </w:t>
      </w:r>
      <w:r w:rsidR="00416560" w:rsidRPr="00E66272">
        <w:rPr>
          <w:rFonts w:ascii="Arial" w:hAnsi="Arial" w:cs="Arial" w:hint="cs"/>
          <w:color w:val="000000" w:themeColor="text1"/>
        </w:rPr>
        <w:t xml:space="preserve">We will use methods such as longitudinal latent class analysis to identify distinct trajectories/patterns of social determinants, which can then be </w:t>
      </w:r>
      <w:r w:rsidR="00416560" w:rsidRPr="00E66272">
        <w:rPr>
          <w:rFonts w:ascii="Arial" w:hAnsi="Arial" w:cs="Arial" w:hint="cs"/>
          <w:color w:val="000000" w:themeColor="text1"/>
          <w:lang w:val="en-GB"/>
        </w:rPr>
        <w:t>explored in relationship to later mental health outcomes.</w:t>
      </w:r>
    </w:p>
    <w:p w14:paraId="073DD7C7" w14:textId="77F1D7D4" w:rsidR="2E6E8E3B" w:rsidRPr="00E66272" w:rsidRDefault="00BE677E" w:rsidP="00E66272">
      <w:pPr>
        <w:jc w:val="both"/>
        <w:rPr>
          <w:rFonts w:ascii="Arial" w:hAnsi="Arial" w:cs="Arial"/>
          <w:color w:val="000000" w:themeColor="text1"/>
        </w:rPr>
      </w:pPr>
      <w:r w:rsidRPr="00E66272">
        <w:rPr>
          <w:rFonts w:ascii="Arial" w:hAnsi="Arial" w:cs="Arial" w:hint="cs"/>
          <w:color w:val="000000" w:themeColor="text1"/>
        </w:rPr>
        <w:t xml:space="preserve"> </w:t>
      </w:r>
    </w:p>
    <w:p w14:paraId="0CC179C5" w14:textId="7069770A" w:rsidR="2E6E8E3B" w:rsidRPr="00E66272" w:rsidRDefault="00BE677E" w:rsidP="5F7C5B9A">
      <w:pPr>
        <w:jc w:val="both"/>
        <w:rPr>
          <w:rFonts w:ascii="Arial" w:hAnsi="Arial" w:cs="Arial"/>
          <w:b/>
          <w:bCs/>
          <w:color w:val="000000" w:themeColor="text1"/>
        </w:rPr>
      </w:pPr>
      <w:r w:rsidRPr="5F7C5B9A">
        <w:rPr>
          <w:rFonts w:ascii="Arial" w:hAnsi="Arial" w:cs="Arial"/>
          <w:b/>
          <w:bCs/>
          <w:color w:val="000000" w:themeColor="text1"/>
        </w:rPr>
        <w:t xml:space="preserve">B. Exploring </w:t>
      </w:r>
      <w:r w:rsidR="00432D9B" w:rsidRPr="5F7C5B9A">
        <w:rPr>
          <w:rFonts w:ascii="Arial" w:hAnsi="Arial" w:cs="Arial"/>
          <w:b/>
          <w:bCs/>
          <w:color w:val="000000" w:themeColor="text1"/>
        </w:rPr>
        <w:t>i</w:t>
      </w:r>
      <w:r w:rsidRPr="5F7C5B9A">
        <w:rPr>
          <w:rFonts w:ascii="Arial" w:hAnsi="Arial" w:cs="Arial"/>
          <w:b/>
          <w:bCs/>
          <w:color w:val="000000" w:themeColor="text1"/>
        </w:rPr>
        <w:t xml:space="preserve">nteractions </w:t>
      </w:r>
      <w:r w:rsidR="00432D9B" w:rsidRPr="5F7C5B9A">
        <w:rPr>
          <w:rFonts w:ascii="Arial" w:hAnsi="Arial" w:cs="Arial"/>
          <w:b/>
          <w:bCs/>
          <w:color w:val="000000" w:themeColor="text1"/>
        </w:rPr>
        <w:t>b</w:t>
      </w:r>
      <w:r w:rsidRPr="5F7C5B9A">
        <w:rPr>
          <w:rFonts w:ascii="Arial" w:hAnsi="Arial" w:cs="Arial"/>
          <w:b/>
          <w:bCs/>
          <w:color w:val="000000" w:themeColor="text1"/>
        </w:rPr>
        <w:t xml:space="preserve">etween </w:t>
      </w:r>
      <w:r w:rsidR="00432D9B" w:rsidRPr="5F7C5B9A">
        <w:rPr>
          <w:rFonts w:ascii="Arial" w:hAnsi="Arial" w:cs="Arial"/>
          <w:b/>
          <w:bCs/>
          <w:color w:val="000000" w:themeColor="text1"/>
        </w:rPr>
        <w:t>s</w:t>
      </w:r>
      <w:r w:rsidRPr="5F7C5B9A">
        <w:rPr>
          <w:rFonts w:ascii="Arial" w:hAnsi="Arial" w:cs="Arial"/>
          <w:b/>
          <w:bCs/>
          <w:color w:val="000000" w:themeColor="text1"/>
        </w:rPr>
        <w:t xml:space="preserve">ocial </w:t>
      </w:r>
      <w:r w:rsidR="00432D9B" w:rsidRPr="5F7C5B9A">
        <w:rPr>
          <w:rFonts w:ascii="Arial" w:hAnsi="Arial" w:cs="Arial"/>
          <w:b/>
          <w:bCs/>
          <w:color w:val="000000" w:themeColor="text1"/>
        </w:rPr>
        <w:t>d</w:t>
      </w:r>
      <w:r w:rsidRPr="5F7C5B9A">
        <w:rPr>
          <w:rFonts w:ascii="Arial" w:hAnsi="Arial" w:cs="Arial"/>
          <w:b/>
          <w:bCs/>
          <w:color w:val="000000" w:themeColor="text1"/>
        </w:rPr>
        <w:t>eterminants</w:t>
      </w:r>
      <w:r w:rsidR="00AB6D33" w:rsidRPr="5F7C5B9A">
        <w:rPr>
          <w:rFonts w:ascii="Arial" w:hAnsi="Arial" w:cs="Arial"/>
          <w:b/>
          <w:bCs/>
          <w:color w:val="000000" w:themeColor="text1"/>
        </w:rPr>
        <w:t xml:space="preserve"> and </w:t>
      </w:r>
      <w:r w:rsidR="00432D9B" w:rsidRPr="5F7C5B9A">
        <w:rPr>
          <w:rFonts w:ascii="Arial" w:hAnsi="Arial" w:cs="Arial"/>
          <w:b/>
          <w:bCs/>
          <w:color w:val="000000" w:themeColor="text1"/>
        </w:rPr>
        <w:t>p</w:t>
      </w:r>
      <w:r w:rsidR="00AB6D33" w:rsidRPr="5F7C5B9A">
        <w:rPr>
          <w:rFonts w:ascii="Arial" w:hAnsi="Arial" w:cs="Arial"/>
          <w:b/>
          <w:bCs/>
          <w:color w:val="000000" w:themeColor="text1"/>
        </w:rPr>
        <w:t xml:space="preserve">ossible </w:t>
      </w:r>
      <w:r w:rsidR="00432D9B" w:rsidRPr="5F7C5B9A">
        <w:rPr>
          <w:rFonts w:ascii="Arial" w:hAnsi="Arial" w:cs="Arial"/>
          <w:b/>
          <w:bCs/>
          <w:color w:val="000000" w:themeColor="text1"/>
        </w:rPr>
        <w:t>m</w:t>
      </w:r>
      <w:r w:rsidR="00AB6D33" w:rsidRPr="5F7C5B9A">
        <w:rPr>
          <w:rFonts w:ascii="Arial" w:hAnsi="Arial" w:cs="Arial"/>
          <w:b/>
          <w:bCs/>
          <w:color w:val="000000" w:themeColor="text1"/>
        </w:rPr>
        <w:t>ediators</w:t>
      </w:r>
      <w:r w:rsidR="00E66272" w:rsidRPr="5F7C5B9A">
        <w:rPr>
          <w:rFonts w:ascii="Arial" w:hAnsi="Arial" w:cs="Arial"/>
          <w:b/>
          <w:bCs/>
          <w:color w:val="000000" w:themeColor="text1"/>
        </w:rPr>
        <w:t xml:space="preserve">: </w:t>
      </w:r>
      <w:r w:rsidRPr="5F7C5B9A">
        <w:rPr>
          <w:rFonts w:ascii="Arial" w:hAnsi="Arial" w:cs="Arial"/>
          <w:color w:val="000000" w:themeColor="text1"/>
        </w:rPr>
        <w:t xml:space="preserve">Mixed effects regression models (accounting for </w:t>
      </w:r>
      <w:r w:rsidR="00FC6289" w:rsidRPr="5F7C5B9A">
        <w:rPr>
          <w:rFonts w:ascii="Arial" w:hAnsi="Arial" w:cs="Arial"/>
          <w:color w:val="000000" w:themeColor="text1"/>
        </w:rPr>
        <w:t xml:space="preserve">repeated </w:t>
      </w:r>
      <w:r w:rsidRPr="5F7C5B9A">
        <w:rPr>
          <w:rFonts w:ascii="Arial" w:hAnsi="Arial" w:cs="Arial"/>
          <w:color w:val="000000" w:themeColor="text1"/>
        </w:rPr>
        <w:t xml:space="preserve">observations </w:t>
      </w:r>
      <w:r w:rsidR="00FC6289" w:rsidRPr="5F7C5B9A">
        <w:rPr>
          <w:rFonts w:ascii="Arial" w:hAnsi="Arial" w:cs="Arial"/>
          <w:color w:val="000000" w:themeColor="text1"/>
        </w:rPr>
        <w:t xml:space="preserve">on </w:t>
      </w:r>
      <w:r w:rsidRPr="5F7C5B9A">
        <w:rPr>
          <w:rFonts w:ascii="Arial" w:hAnsi="Arial" w:cs="Arial"/>
          <w:color w:val="000000" w:themeColor="text1"/>
        </w:rPr>
        <w:t xml:space="preserve">individuals) will be used to examine the relationships between social </w:t>
      </w:r>
      <w:r w:rsidR="00A33B98" w:rsidRPr="5F7C5B9A">
        <w:rPr>
          <w:rFonts w:ascii="Arial" w:hAnsi="Arial" w:cs="Arial"/>
          <w:color w:val="000000" w:themeColor="text1"/>
        </w:rPr>
        <w:t>determinants</w:t>
      </w:r>
      <w:r w:rsidRPr="5F7C5B9A">
        <w:rPr>
          <w:rFonts w:ascii="Arial" w:hAnsi="Arial" w:cs="Arial"/>
          <w:color w:val="000000" w:themeColor="text1"/>
        </w:rPr>
        <w:t xml:space="preserve">.  For example, we will investigate whether </w:t>
      </w:r>
      <w:r w:rsidR="00DF0017" w:rsidRPr="5F7C5B9A">
        <w:rPr>
          <w:rFonts w:ascii="Arial" w:hAnsi="Arial" w:cs="Arial"/>
          <w:color w:val="000000" w:themeColor="text1"/>
        </w:rPr>
        <w:t>caregiver</w:t>
      </w:r>
      <w:r w:rsidR="00C15F88" w:rsidRPr="5F7C5B9A">
        <w:rPr>
          <w:rFonts w:ascii="Arial" w:hAnsi="Arial" w:cs="Arial"/>
          <w:color w:val="000000" w:themeColor="text1"/>
        </w:rPr>
        <w:t xml:space="preserve"> residency and co-residency </w:t>
      </w:r>
      <w:r w:rsidR="00D83254" w:rsidRPr="5F7C5B9A">
        <w:rPr>
          <w:rFonts w:ascii="Arial" w:hAnsi="Arial" w:cs="Arial"/>
          <w:color w:val="000000" w:themeColor="text1"/>
        </w:rPr>
        <w:t xml:space="preserve">is associated </w:t>
      </w:r>
      <w:r w:rsidRPr="5F7C5B9A">
        <w:rPr>
          <w:rFonts w:ascii="Arial" w:hAnsi="Arial" w:cs="Arial"/>
          <w:color w:val="000000" w:themeColor="text1"/>
        </w:rPr>
        <w:t xml:space="preserve">with </w:t>
      </w:r>
      <w:r w:rsidR="00FC6289" w:rsidRPr="5F7C5B9A">
        <w:rPr>
          <w:rFonts w:ascii="Arial" w:hAnsi="Arial" w:cs="Arial"/>
          <w:color w:val="000000" w:themeColor="text1"/>
        </w:rPr>
        <w:t xml:space="preserve">characteristics </w:t>
      </w:r>
      <w:r w:rsidRPr="5F7C5B9A">
        <w:rPr>
          <w:rFonts w:ascii="Arial" w:hAnsi="Arial" w:cs="Arial"/>
          <w:color w:val="000000" w:themeColor="text1"/>
        </w:rPr>
        <w:t>such as food insecurity</w:t>
      </w:r>
      <w:r w:rsidR="00AB6D33" w:rsidRPr="5F7C5B9A">
        <w:rPr>
          <w:rFonts w:ascii="Arial" w:hAnsi="Arial" w:cs="Arial"/>
          <w:color w:val="000000" w:themeColor="text1"/>
        </w:rPr>
        <w:t xml:space="preserve"> and socioeconomic status</w:t>
      </w:r>
      <w:r w:rsidRPr="5F7C5B9A">
        <w:rPr>
          <w:rFonts w:ascii="Arial" w:hAnsi="Arial" w:cs="Arial"/>
          <w:color w:val="000000" w:themeColor="text1"/>
        </w:rPr>
        <w:t>.</w:t>
      </w:r>
      <w:r w:rsidR="00AB6D33" w:rsidRPr="5F7C5B9A">
        <w:rPr>
          <w:rFonts w:ascii="Arial" w:hAnsi="Arial" w:cs="Arial"/>
          <w:color w:val="000000" w:themeColor="text1"/>
        </w:rPr>
        <w:t xml:space="preserve"> We will also look at relationships with mediators of interest, such </w:t>
      </w:r>
      <w:r w:rsidR="009F3E9D" w:rsidRPr="5F7C5B9A">
        <w:rPr>
          <w:rFonts w:ascii="Arial" w:hAnsi="Arial" w:cs="Arial"/>
          <w:color w:val="000000" w:themeColor="text1"/>
        </w:rPr>
        <w:t>migration, substance use</w:t>
      </w:r>
      <w:r w:rsidR="008B57F3" w:rsidRPr="5F7C5B9A">
        <w:rPr>
          <w:rFonts w:ascii="Arial" w:hAnsi="Arial" w:cs="Arial"/>
          <w:color w:val="000000" w:themeColor="text1"/>
        </w:rPr>
        <w:t xml:space="preserve"> or sexual behaviour (measured at the individual-level and captured in the </w:t>
      </w:r>
      <w:r w:rsidR="008B57F3" w:rsidRPr="5F7C5B9A">
        <w:rPr>
          <w:rFonts w:ascii="Arial" w:eastAsia="Arial" w:hAnsi="Arial" w:cs="Arial"/>
          <w:color w:val="000000" w:themeColor="text1"/>
        </w:rPr>
        <w:t>harmonised dataset of mental health measures)</w:t>
      </w:r>
      <w:r w:rsidR="00AB6D33" w:rsidRPr="5F7C5B9A">
        <w:rPr>
          <w:rFonts w:ascii="Arial" w:hAnsi="Arial" w:cs="Arial"/>
          <w:color w:val="000000" w:themeColor="text1"/>
        </w:rPr>
        <w:t>.</w:t>
      </w:r>
    </w:p>
    <w:p w14:paraId="73A704E4" w14:textId="15637FB3" w:rsidR="2E6E8E3B" w:rsidRPr="00E66272" w:rsidRDefault="00BE677E" w:rsidP="00E66272">
      <w:pPr>
        <w:jc w:val="both"/>
        <w:rPr>
          <w:rFonts w:ascii="Arial" w:hAnsi="Arial" w:cs="Arial"/>
          <w:color w:val="000000" w:themeColor="text1"/>
        </w:rPr>
      </w:pPr>
      <w:r w:rsidRPr="00E66272">
        <w:rPr>
          <w:rFonts w:ascii="Arial" w:hAnsi="Arial" w:cs="Arial" w:hint="cs"/>
          <w:color w:val="000000" w:themeColor="text1"/>
        </w:rPr>
        <w:t xml:space="preserve"> </w:t>
      </w:r>
    </w:p>
    <w:p w14:paraId="451C915F" w14:textId="319A8263" w:rsidR="2E6E8E3B" w:rsidRPr="00E66272" w:rsidRDefault="00BE677E" w:rsidP="5F7C5B9A">
      <w:pPr>
        <w:jc w:val="both"/>
        <w:rPr>
          <w:rFonts w:ascii="Arial" w:hAnsi="Arial" w:cs="Arial"/>
          <w:b/>
          <w:bCs/>
          <w:color w:val="000000" w:themeColor="text1"/>
        </w:rPr>
      </w:pPr>
      <w:r w:rsidRPr="5F7C5B9A">
        <w:rPr>
          <w:rFonts w:ascii="Arial" w:hAnsi="Arial" w:cs="Arial"/>
          <w:b/>
          <w:bCs/>
          <w:color w:val="000000" w:themeColor="text1"/>
        </w:rPr>
        <w:t xml:space="preserve">C. Estimating the </w:t>
      </w:r>
      <w:r w:rsidR="00432D9B" w:rsidRPr="5F7C5B9A">
        <w:rPr>
          <w:rFonts w:ascii="Arial" w:hAnsi="Arial" w:cs="Arial"/>
          <w:b/>
          <w:bCs/>
          <w:color w:val="000000" w:themeColor="text1"/>
        </w:rPr>
        <w:t>p</w:t>
      </w:r>
      <w:r w:rsidRPr="5F7C5B9A">
        <w:rPr>
          <w:rFonts w:ascii="Arial" w:hAnsi="Arial" w:cs="Arial"/>
          <w:b/>
          <w:bCs/>
          <w:color w:val="000000" w:themeColor="text1"/>
        </w:rPr>
        <w:t xml:space="preserve">revalence of </w:t>
      </w:r>
      <w:r w:rsidR="00432D9B" w:rsidRPr="5F7C5B9A">
        <w:rPr>
          <w:rFonts w:ascii="Arial" w:hAnsi="Arial" w:cs="Arial"/>
          <w:b/>
          <w:bCs/>
          <w:color w:val="000000" w:themeColor="text1"/>
        </w:rPr>
        <w:t>d</w:t>
      </w:r>
      <w:r w:rsidRPr="5F7C5B9A">
        <w:rPr>
          <w:rFonts w:ascii="Arial" w:hAnsi="Arial" w:cs="Arial"/>
          <w:b/>
          <w:bCs/>
          <w:color w:val="000000" w:themeColor="text1"/>
        </w:rPr>
        <w:t>epression</w:t>
      </w:r>
      <w:r w:rsidR="00E66272" w:rsidRPr="5F7C5B9A">
        <w:rPr>
          <w:rFonts w:ascii="Arial" w:hAnsi="Arial" w:cs="Arial"/>
          <w:b/>
          <w:bCs/>
          <w:color w:val="000000" w:themeColor="text1"/>
        </w:rPr>
        <w:t xml:space="preserve">: </w:t>
      </w:r>
      <w:r w:rsidRPr="5F7C5B9A">
        <w:rPr>
          <w:rFonts w:ascii="Arial" w:hAnsi="Arial" w:cs="Arial"/>
          <w:color w:val="000000" w:themeColor="text1"/>
        </w:rPr>
        <w:t>Prior to estimating depression prevalence, we will evaluate the performance and accuracy of the SSQ-14 compared with PHQ-9. Analysis will be stratified by age groups (1</w:t>
      </w:r>
      <w:r w:rsidR="00A33B98" w:rsidRPr="5F7C5B9A">
        <w:rPr>
          <w:rFonts w:ascii="Arial" w:hAnsi="Arial" w:cs="Arial"/>
          <w:color w:val="000000" w:themeColor="text1"/>
        </w:rPr>
        <w:t>3</w:t>
      </w:r>
      <w:r w:rsidRPr="5F7C5B9A">
        <w:rPr>
          <w:rFonts w:ascii="Arial" w:hAnsi="Arial" w:cs="Arial"/>
          <w:color w:val="000000" w:themeColor="text1"/>
        </w:rPr>
        <w:t>-19, 20-24) to determine age-appropriate cutoffs for identifying depression. These cutoffs will subsequently be u</w:t>
      </w:r>
      <w:r w:rsidR="00FC6289" w:rsidRPr="5F7C5B9A">
        <w:rPr>
          <w:rFonts w:ascii="Arial" w:hAnsi="Arial" w:cs="Arial"/>
          <w:color w:val="000000" w:themeColor="text1"/>
        </w:rPr>
        <w:t>s</w:t>
      </w:r>
      <w:r w:rsidRPr="5F7C5B9A">
        <w:rPr>
          <w:rFonts w:ascii="Arial" w:hAnsi="Arial" w:cs="Arial"/>
          <w:color w:val="000000" w:themeColor="text1"/>
        </w:rPr>
        <w:t xml:space="preserve">ed </w:t>
      </w:r>
      <w:r w:rsidR="00A33B98" w:rsidRPr="5F7C5B9A">
        <w:rPr>
          <w:rFonts w:ascii="Arial" w:hAnsi="Arial" w:cs="Arial"/>
          <w:color w:val="000000" w:themeColor="text1"/>
        </w:rPr>
        <w:t>to determine depression prevalence at each wave of longitudinal data collection</w:t>
      </w:r>
      <w:r w:rsidRPr="5F7C5B9A">
        <w:rPr>
          <w:rFonts w:ascii="Arial" w:hAnsi="Arial" w:cs="Arial"/>
          <w:color w:val="000000" w:themeColor="text1"/>
        </w:rPr>
        <w:t>.</w:t>
      </w:r>
    </w:p>
    <w:p w14:paraId="414059C0" w14:textId="2B9FA105" w:rsidR="2E6E8E3B" w:rsidRPr="00E66272" w:rsidRDefault="00BE677E" w:rsidP="00E66272">
      <w:pPr>
        <w:jc w:val="both"/>
        <w:rPr>
          <w:rFonts w:ascii="Arial" w:hAnsi="Arial" w:cs="Arial"/>
          <w:color w:val="000000" w:themeColor="text1"/>
        </w:rPr>
      </w:pPr>
      <w:r w:rsidRPr="00E66272">
        <w:rPr>
          <w:rFonts w:ascii="Arial" w:hAnsi="Arial" w:cs="Arial" w:hint="cs"/>
          <w:color w:val="000000" w:themeColor="text1"/>
        </w:rPr>
        <w:t xml:space="preserve"> </w:t>
      </w:r>
    </w:p>
    <w:p w14:paraId="5CA622A3" w14:textId="08108B3F" w:rsidR="2E6E8E3B" w:rsidRPr="00E66272" w:rsidRDefault="00BE677E" w:rsidP="5F7C5B9A">
      <w:pPr>
        <w:jc w:val="both"/>
        <w:rPr>
          <w:rFonts w:ascii="Arial" w:hAnsi="Arial" w:cs="Arial"/>
          <w:b/>
          <w:bCs/>
          <w:color w:val="000000" w:themeColor="text1"/>
        </w:rPr>
      </w:pPr>
      <w:r w:rsidRPr="5F7C5B9A">
        <w:rPr>
          <w:rFonts w:ascii="Arial" w:hAnsi="Arial" w:cs="Arial"/>
          <w:b/>
          <w:bCs/>
          <w:color w:val="000000" w:themeColor="text1"/>
        </w:rPr>
        <w:t xml:space="preserve">D. Assessing the </w:t>
      </w:r>
      <w:r w:rsidR="00432D9B" w:rsidRPr="5F7C5B9A">
        <w:rPr>
          <w:rFonts w:ascii="Arial" w:hAnsi="Arial" w:cs="Arial"/>
          <w:b/>
          <w:bCs/>
          <w:color w:val="000000" w:themeColor="text1"/>
        </w:rPr>
        <w:t>i</w:t>
      </w:r>
      <w:r w:rsidRPr="5F7C5B9A">
        <w:rPr>
          <w:rFonts w:ascii="Arial" w:hAnsi="Arial" w:cs="Arial"/>
          <w:b/>
          <w:bCs/>
          <w:color w:val="000000" w:themeColor="text1"/>
        </w:rPr>
        <w:t xml:space="preserve">mpact of </w:t>
      </w:r>
      <w:r w:rsidR="00432D9B" w:rsidRPr="5F7C5B9A">
        <w:rPr>
          <w:rFonts w:ascii="Arial" w:hAnsi="Arial" w:cs="Arial"/>
          <w:b/>
          <w:bCs/>
          <w:color w:val="000000" w:themeColor="text1"/>
        </w:rPr>
        <w:t>s</w:t>
      </w:r>
      <w:r w:rsidRPr="5F7C5B9A">
        <w:rPr>
          <w:rFonts w:ascii="Arial" w:hAnsi="Arial" w:cs="Arial"/>
          <w:b/>
          <w:bCs/>
          <w:color w:val="000000" w:themeColor="text1"/>
        </w:rPr>
        <w:t xml:space="preserve">ocial </w:t>
      </w:r>
      <w:r w:rsidR="00432D9B" w:rsidRPr="5F7C5B9A">
        <w:rPr>
          <w:rFonts w:ascii="Arial" w:hAnsi="Arial" w:cs="Arial"/>
          <w:b/>
          <w:bCs/>
          <w:color w:val="000000" w:themeColor="text1"/>
        </w:rPr>
        <w:t>determinants</w:t>
      </w:r>
      <w:r w:rsidRPr="5F7C5B9A">
        <w:rPr>
          <w:rFonts w:ascii="Arial" w:hAnsi="Arial" w:cs="Arial"/>
          <w:b/>
          <w:bCs/>
          <w:color w:val="000000" w:themeColor="text1"/>
        </w:rPr>
        <w:t xml:space="preserve"> on </w:t>
      </w:r>
      <w:r w:rsidR="00432D9B" w:rsidRPr="5F7C5B9A">
        <w:rPr>
          <w:rFonts w:ascii="Arial" w:hAnsi="Arial" w:cs="Arial"/>
          <w:b/>
          <w:bCs/>
          <w:color w:val="000000" w:themeColor="text1"/>
        </w:rPr>
        <w:t>d</w:t>
      </w:r>
      <w:r w:rsidRPr="5F7C5B9A">
        <w:rPr>
          <w:rFonts w:ascii="Arial" w:hAnsi="Arial" w:cs="Arial"/>
          <w:b/>
          <w:bCs/>
          <w:color w:val="000000" w:themeColor="text1"/>
        </w:rPr>
        <w:t>epression</w:t>
      </w:r>
      <w:r w:rsidR="00E66272" w:rsidRPr="5F7C5B9A">
        <w:rPr>
          <w:rFonts w:ascii="Arial" w:hAnsi="Arial" w:cs="Arial"/>
          <w:b/>
          <w:bCs/>
          <w:color w:val="000000" w:themeColor="text1"/>
        </w:rPr>
        <w:t xml:space="preserve">: </w:t>
      </w:r>
      <w:r w:rsidR="47DADF04" w:rsidRPr="5F7C5B9A">
        <w:rPr>
          <w:rFonts w:ascii="Arial" w:hAnsi="Arial" w:cs="Arial"/>
          <w:color w:val="000000" w:themeColor="text1"/>
        </w:rPr>
        <w:t xml:space="preserve">Logistic regression models (adjusted for potential confounders) will be used to investigate whether social factors are associated with depression among </w:t>
      </w:r>
      <w:r w:rsidR="00FC6289" w:rsidRPr="5F7C5B9A">
        <w:rPr>
          <w:rFonts w:ascii="Arial" w:hAnsi="Arial" w:cs="Arial"/>
          <w:color w:val="000000" w:themeColor="text1"/>
        </w:rPr>
        <w:t>adolescents</w:t>
      </w:r>
      <w:r w:rsidR="47DADF04" w:rsidRPr="5F7C5B9A">
        <w:rPr>
          <w:rFonts w:ascii="Arial" w:hAnsi="Arial" w:cs="Arial"/>
          <w:color w:val="000000" w:themeColor="text1"/>
        </w:rPr>
        <w:t xml:space="preserve"> and young adults. Various combinations of social factor exposures will also be explored</w:t>
      </w:r>
      <w:r w:rsidR="001C5282" w:rsidRPr="5F7C5B9A">
        <w:rPr>
          <w:rFonts w:ascii="Arial" w:hAnsi="Arial" w:cs="Arial"/>
          <w:color w:val="000000" w:themeColor="text1"/>
        </w:rPr>
        <w:t xml:space="preserve">. The association of latent subgroups identified in step A with depression may also be investigated. </w:t>
      </w:r>
      <w:r w:rsidR="47DADF04" w:rsidRPr="5F7C5B9A">
        <w:rPr>
          <w:rFonts w:ascii="Arial" w:hAnsi="Arial" w:cs="Arial"/>
          <w:color w:val="000000" w:themeColor="text1"/>
        </w:rPr>
        <w:t xml:space="preserve">Social factors identified as being associated with depression will be included as exposure variables in causal analysis. </w:t>
      </w:r>
      <w:r w:rsidR="6494CBB8" w:rsidRPr="5F7C5B9A">
        <w:rPr>
          <w:rFonts w:ascii="Arial" w:hAnsi="Arial" w:cs="Arial"/>
          <w:color w:val="000000" w:themeColor="text1"/>
        </w:rPr>
        <w:t xml:space="preserve"> Prior</w:t>
      </w:r>
      <w:r w:rsidR="79854DCD" w:rsidRPr="5F7C5B9A">
        <w:rPr>
          <w:rFonts w:ascii="Arial" w:hAnsi="Arial" w:cs="Arial"/>
          <w:color w:val="000000" w:themeColor="text1"/>
        </w:rPr>
        <w:t xml:space="preserve"> to estimating </w:t>
      </w:r>
      <w:r w:rsidR="29A9B1AE" w:rsidRPr="5F7C5B9A">
        <w:rPr>
          <w:rFonts w:ascii="Arial" w:hAnsi="Arial" w:cs="Arial"/>
          <w:color w:val="000000" w:themeColor="text1"/>
        </w:rPr>
        <w:t xml:space="preserve">the </w:t>
      </w:r>
      <w:r w:rsidR="79854DCD" w:rsidRPr="5F7C5B9A">
        <w:rPr>
          <w:rFonts w:ascii="Arial" w:hAnsi="Arial" w:cs="Arial"/>
          <w:color w:val="000000" w:themeColor="text1"/>
        </w:rPr>
        <w:t xml:space="preserve">causal effect, we will use </w:t>
      </w:r>
      <w:r w:rsidR="00F72F0E" w:rsidRPr="5F7C5B9A">
        <w:rPr>
          <w:rFonts w:ascii="Arial" w:hAnsi="Arial" w:cs="Arial"/>
          <w:color w:val="000000" w:themeColor="text1"/>
        </w:rPr>
        <w:t xml:space="preserve">the co-created DAGs </w:t>
      </w:r>
      <w:r w:rsidR="79854DCD" w:rsidRPr="5F7C5B9A">
        <w:rPr>
          <w:rFonts w:ascii="Arial" w:hAnsi="Arial" w:cs="Arial"/>
          <w:color w:val="000000" w:themeColor="text1"/>
        </w:rPr>
        <w:t>to illustrate th</w:t>
      </w:r>
      <w:r w:rsidR="2F20C729" w:rsidRPr="5F7C5B9A">
        <w:rPr>
          <w:rFonts w:ascii="Arial" w:hAnsi="Arial" w:cs="Arial"/>
          <w:color w:val="000000" w:themeColor="text1"/>
        </w:rPr>
        <w:t>e hypothesized causal relationships between exposure and depression</w:t>
      </w:r>
      <w:r w:rsidR="5DE96AE8" w:rsidRPr="5F7C5B9A">
        <w:rPr>
          <w:rFonts w:ascii="Arial" w:hAnsi="Arial" w:cs="Arial"/>
          <w:color w:val="000000" w:themeColor="text1"/>
        </w:rPr>
        <w:t xml:space="preserve">. </w:t>
      </w:r>
      <w:r w:rsidR="47DADF04" w:rsidRPr="5F7C5B9A">
        <w:rPr>
          <w:rFonts w:ascii="Arial" w:hAnsi="Arial" w:cs="Arial"/>
          <w:color w:val="000000" w:themeColor="text1"/>
        </w:rPr>
        <w:t>The G-computation method, which accounts for time-varying exposures, will be used to estimate the impact of social factors on depression. Additionally, this method will assess whether these effects are mediated by behavioural factors</w:t>
      </w:r>
      <w:r w:rsidR="26C4AD3F" w:rsidRPr="5F7C5B9A">
        <w:rPr>
          <w:rFonts w:ascii="Arial" w:hAnsi="Arial" w:cs="Arial"/>
          <w:color w:val="000000" w:themeColor="text1"/>
        </w:rPr>
        <w:t xml:space="preserve"> (measured at individual-level)</w:t>
      </w:r>
      <w:r w:rsidR="47DADF04" w:rsidRPr="5F7C5B9A">
        <w:rPr>
          <w:rFonts w:ascii="Arial" w:hAnsi="Arial" w:cs="Arial"/>
          <w:color w:val="000000" w:themeColor="text1"/>
        </w:rPr>
        <w:t xml:space="preserve"> such as </w:t>
      </w:r>
      <w:r w:rsidR="009F3E9D" w:rsidRPr="5F7C5B9A">
        <w:rPr>
          <w:rFonts w:ascii="Arial" w:hAnsi="Arial" w:cs="Arial"/>
          <w:color w:val="000000" w:themeColor="text1"/>
        </w:rPr>
        <w:t xml:space="preserve">migration, substance </w:t>
      </w:r>
      <w:r w:rsidR="47DADF04" w:rsidRPr="5F7C5B9A">
        <w:rPr>
          <w:rFonts w:ascii="Arial" w:hAnsi="Arial" w:cs="Arial"/>
          <w:color w:val="000000" w:themeColor="text1"/>
        </w:rPr>
        <w:t>use</w:t>
      </w:r>
      <w:r w:rsidR="799D2EE3" w:rsidRPr="5F7C5B9A">
        <w:rPr>
          <w:rFonts w:ascii="Arial" w:hAnsi="Arial" w:cs="Arial"/>
          <w:color w:val="000000" w:themeColor="text1"/>
        </w:rPr>
        <w:t xml:space="preserve"> or sexual behaviour</w:t>
      </w:r>
      <w:r w:rsidR="47DADF04" w:rsidRPr="5F7C5B9A">
        <w:rPr>
          <w:rFonts w:ascii="Arial" w:hAnsi="Arial" w:cs="Arial"/>
          <w:color w:val="000000" w:themeColor="text1"/>
        </w:rPr>
        <w:t>.</w:t>
      </w:r>
    </w:p>
    <w:p w14:paraId="53A21F7E" w14:textId="13C487F1" w:rsidR="2E6E8E3B" w:rsidRPr="00E66272" w:rsidRDefault="2E6E8E3B" w:rsidP="00E66272">
      <w:pPr>
        <w:jc w:val="both"/>
        <w:rPr>
          <w:rFonts w:ascii="Arial" w:hAnsi="Arial" w:cs="Arial"/>
          <w:color w:val="000000" w:themeColor="text1"/>
        </w:rPr>
      </w:pPr>
    </w:p>
    <w:p w14:paraId="00000056" w14:textId="1303CE6D" w:rsidR="00050A75" w:rsidRPr="00E66272" w:rsidRDefault="00FF423F" w:rsidP="00E66272">
      <w:pPr>
        <w:jc w:val="both"/>
        <w:rPr>
          <w:rFonts w:ascii="Arial" w:hAnsi="Arial" w:cs="Arial"/>
          <w:b/>
          <w:bCs/>
          <w:color w:val="000000" w:themeColor="text1"/>
        </w:rPr>
      </w:pPr>
      <w:r w:rsidRPr="00E66272">
        <w:rPr>
          <w:rFonts w:ascii="Arial" w:hAnsi="Arial" w:cs="Arial" w:hint="cs"/>
          <w:b/>
          <w:bCs/>
          <w:color w:val="000000" w:themeColor="text1"/>
          <w:lang w:val="en-GB"/>
        </w:rPr>
        <w:t>5</w:t>
      </w:r>
      <w:r w:rsidR="00AA4DC4" w:rsidRPr="00E66272">
        <w:rPr>
          <w:rFonts w:ascii="Arial" w:hAnsi="Arial" w:cs="Arial" w:hint="cs"/>
          <w:b/>
          <w:bCs/>
          <w:color w:val="000000" w:themeColor="text1"/>
        </w:rPr>
        <w:t xml:space="preserve">.4. Expected outputs and outcomes of the project </w:t>
      </w:r>
    </w:p>
    <w:p w14:paraId="3A0D0779" w14:textId="77777777" w:rsidR="00D918ED" w:rsidRPr="00E66272" w:rsidRDefault="00D918ED" w:rsidP="00E66272">
      <w:pPr>
        <w:pBdr>
          <w:top w:val="nil"/>
          <w:left w:val="nil"/>
          <w:bottom w:val="nil"/>
          <w:right w:val="nil"/>
          <w:between w:val="nil"/>
        </w:pBdr>
        <w:jc w:val="both"/>
        <w:rPr>
          <w:rFonts w:ascii="Arial" w:hAnsi="Arial" w:cs="Arial"/>
          <w:color w:val="000000" w:themeColor="text1"/>
        </w:rPr>
      </w:pPr>
    </w:p>
    <w:p w14:paraId="5CCB19C0" w14:textId="6A6C1FF7" w:rsidR="00A33B98" w:rsidRPr="00E66272" w:rsidRDefault="00A46F83" w:rsidP="00E66272">
      <w:pPr>
        <w:pBdr>
          <w:top w:val="nil"/>
          <w:left w:val="nil"/>
          <w:bottom w:val="nil"/>
          <w:right w:val="nil"/>
          <w:between w:val="nil"/>
        </w:pBdr>
        <w:jc w:val="both"/>
        <w:rPr>
          <w:rFonts w:ascii="Arial" w:hAnsi="Arial" w:cs="Arial"/>
          <w:color w:val="000000" w:themeColor="text1"/>
        </w:rPr>
      </w:pPr>
      <w:r w:rsidRPr="00E66272">
        <w:rPr>
          <w:rFonts w:ascii="Arial" w:hAnsi="Arial" w:cs="Arial" w:hint="cs"/>
          <w:color w:val="000000" w:themeColor="text1"/>
        </w:rPr>
        <w:t xml:space="preserve">Age, gender, and disability inclusion considerations will </w:t>
      </w:r>
      <w:r w:rsidR="005749FF">
        <w:rPr>
          <w:rFonts w:ascii="Arial" w:hAnsi="Arial" w:cs="Arial"/>
          <w:color w:val="000000" w:themeColor="text1"/>
        </w:rPr>
        <w:t xml:space="preserve">be </w:t>
      </w:r>
      <w:r w:rsidRPr="00E66272">
        <w:rPr>
          <w:rFonts w:ascii="Arial" w:hAnsi="Arial" w:cs="Arial" w:hint="cs"/>
          <w:color w:val="000000" w:themeColor="text1"/>
        </w:rPr>
        <w:t>central to all project processes, in line with the ethos in which co-created research is conducted. XH, who is experienced in this kind of work, will develop a set of SOPs for the project in collaboration with the UKZN BREC to ensure the proposed work is inclusive, and minimizes harm.</w:t>
      </w:r>
      <w:r w:rsidR="00DB66CB" w:rsidRPr="00E66272">
        <w:rPr>
          <w:rFonts w:ascii="Arial" w:hAnsi="Arial" w:cs="Arial" w:hint="cs"/>
          <w:color w:val="000000" w:themeColor="text1"/>
        </w:rPr>
        <w:t xml:space="preserve"> </w:t>
      </w:r>
      <w:r w:rsidRPr="00E66272">
        <w:rPr>
          <w:rFonts w:ascii="Arial" w:hAnsi="Arial" w:cs="Arial" w:hint="cs"/>
          <w:color w:val="000000" w:themeColor="text1"/>
        </w:rPr>
        <w:t xml:space="preserve">Key outputs </w:t>
      </w:r>
      <w:r w:rsidR="00DB66CB" w:rsidRPr="00E66272">
        <w:rPr>
          <w:rFonts w:ascii="Arial" w:hAnsi="Arial" w:cs="Arial" w:hint="cs"/>
          <w:color w:val="000000" w:themeColor="text1"/>
        </w:rPr>
        <w:t xml:space="preserve">will </w:t>
      </w:r>
      <w:r w:rsidRPr="00E66272">
        <w:rPr>
          <w:rFonts w:ascii="Arial" w:hAnsi="Arial" w:cs="Arial" w:hint="cs"/>
          <w:color w:val="000000" w:themeColor="text1"/>
        </w:rPr>
        <w:t>include:</w:t>
      </w:r>
    </w:p>
    <w:p w14:paraId="5DE3385C" w14:textId="4D30725A" w:rsidR="00A46F83" w:rsidRPr="00E66272" w:rsidRDefault="00A46F83" w:rsidP="00E66272">
      <w:pPr>
        <w:pStyle w:val="ListParagraph"/>
        <w:numPr>
          <w:ilvl w:val="0"/>
          <w:numId w:val="43"/>
        </w:numPr>
        <w:pBdr>
          <w:top w:val="nil"/>
          <w:left w:val="nil"/>
          <w:bottom w:val="nil"/>
          <w:right w:val="nil"/>
          <w:between w:val="nil"/>
        </w:pBdr>
        <w:jc w:val="both"/>
        <w:rPr>
          <w:rFonts w:ascii="Arial" w:hAnsi="Arial" w:cs="Arial"/>
          <w:color w:val="000000" w:themeColor="text1"/>
        </w:rPr>
      </w:pPr>
      <w:r w:rsidRPr="00E66272">
        <w:rPr>
          <w:rFonts w:ascii="Arial" w:hAnsi="Arial" w:cs="Arial" w:hint="cs"/>
          <w:color w:val="000000" w:themeColor="text1"/>
        </w:rPr>
        <w:t>The CO-LUMINATE longitudinal linked dataset (Publicly available)</w:t>
      </w:r>
    </w:p>
    <w:p w14:paraId="5C70AF80" w14:textId="5700D2AD" w:rsidR="00A46F83" w:rsidRPr="00E66272" w:rsidRDefault="00A46F83" w:rsidP="00E66272">
      <w:pPr>
        <w:pStyle w:val="ListParagraph"/>
        <w:numPr>
          <w:ilvl w:val="0"/>
          <w:numId w:val="43"/>
        </w:numPr>
        <w:pBdr>
          <w:top w:val="nil"/>
          <w:left w:val="nil"/>
          <w:bottom w:val="nil"/>
          <w:right w:val="nil"/>
          <w:between w:val="nil"/>
        </w:pBdr>
        <w:jc w:val="both"/>
        <w:rPr>
          <w:rFonts w:ascii="Arial" w:hAnsi="Arial" w:cs="Arial"/>
          <w:color w:val="000000" w:themeColor="text1"/>
        </w:rPr>
      </w:pPr>
      <w:r w:rsidRPr="00E66272">
        <w:rPr>
          <w:rFonts w:ascii="Arial" w:hAnsi="Arial" w:cs="Arial" w:hint="cs"/>
          <w:color w:val="000000" w:themeColor="text1"/>
        </w:rPr>
        <w:lastRenderedPageBreak/>
        <w:t>A set of good practices for co-creating a data-driven research agenda with young people living in an under-resourced setting</w:t>
      </w:r>
    </w:p>
    <w:p w14:paraId="355BAF79" w14:textId="7DBA9E30" w:rsidR="00A46F83" w:rsidRPr="00E66272" w:rsidRDefault="00A46F83" w:rsidP="00E66272">
      <w:pPr>
        <w:pStyle w:val="ListParagraph"/>
        <w:numPr>
          <w:ilvl w:val="0"/>
          <w:numId w:val="43"/>
        </w:numPr>
        <w:pBdr>
          <w:top w:val="nil"/>
          <w:left w:val="nil"/>
          <w:bottom w:val="nil"/>
          <w:right w:val="nil"/>
          <w:between w:val="nil"/>
        </w:pBdr>
        <w:jc w:val="both"/>
        <w:rPr>
          <w:rFonts w:ascii="Arial" w:hAnsi="Arial" w:cs="Arial"/>
          <w:color w:val="000000" w:themeColor="text1"/>
        </w:rPr>
      </w:pPr>
      <w:r w:rsidRPr="00E66272">
        <w:rPr>
          <w:rFonts w:ascii="Arial" w:hAnsi="Arial" w:cs="Arial" w:hint="cs"/>
          <w:color w:val="000000" w:themeColor="text1"/>
        </w:rPr>
        <w:t xml:space="preserve">A photo diary </w:t>
      </w:r>
      <w:r w:rsidR="00284430" w:rsidRPr="00E66272">
        <w:rPr>
          <w:rFonts w:ascii="Arial" w:hAnsi="Arial" w:cs="Arial" w:hint="cs"/>
          <w:color w:val="000000" w:themeColor="text1"/>
        </w:rPr>
        <w:t>exhibition townhall dissemination event</w:t>
      </w:r>
      <w:r w:rsidR="00284430" w:rsidRPr="00E66272">
        <w:rPr>
          <w:rFonts w:ascii="Arial" w:hAnsi="Arial" w:cs="Arial" w:hint="cs"/>
          <w:b/>
          <w:bCs/>
          <w:i/>
          <w:iCs/>
          <w:color w:val="000000" w:themeColor="text1"/>
        </w:rPr>
        <w:t xml:space="preserve"> </w:t>
      </w:r>
    </w:p>
    <w:p w14:paraId="14A2D557" w14:textId="47F079C7" w:rsidR="00A46F83" w:rsidRPr="00E66272" w:rsidRDefault="00A46F83" w:rsidP="00E66272">
      <w:pPr>
        <w:pStyle w:val="ListParagraph"/>
        <w:numPr>
          <w:ilvl w:val="0"/>
          <w:numId w:val="43"/>
        </w:numPr>
        <w:pBdr>
          <w:top w:val="nil"/>
          <w:left w:val="nil"/>
          <w:bottom w:val="nil"/>
          <w:right w:val="nil"/>
          <w:between w:val="nil"/>
        </w:pBdr>
        <w:jc w:val="both"/>
        <w:rPr>
          <w:rFonts w:ascii="Arial" w:hAnsi="Arial" w:cs="Arial"/>
          <w:color w:val="000000" w:themeColor="text1"/>
        </w:rPr>
      </w:pPr>
      <w:r w:rsidRPr="00E66272">
        <w:rPr>
          <w:rFonts w:ascii="Arial" w:hAnsi="Arial" w:cs="Arial" w:hint="cs"/>
          <w:color w:val="000000" w:themeColor="text1"/>
        </w:rPr>
        <w:t>Peer-reviewed publications (Open Access)</w:t>
      </w:r>
    </w:p>
    <w:p w14:paraId="4DB93459" w14:textId="77777777" w:rsidR="00A46F83" w:rsidRPr="00E66272" w:rsidRDefault="00A46F83" w:rsidP="00E66272">
      <w:pPr>
        <w:pStyle w:val="ListParagraph"/>
        <w:numPr>
          <w:ilvl w:val="0"/>
          <w:numId w:val="43"/>
        </w:numPr>
        <w:pBdr>
          <w:top w:val="nil"/>
          <w:left w:val="nil"/>
          <w:bottom w:val="nil"/>
          <w:right w:val="nil"/>
          <w:between w:val="nil"/>
        </w:pBdr>
        <w:jc w:val="both"/>
        <w:rPr>
          <w:rFonts w:ascii="Arial" w:hAnsi="Arial" w:cs="Arial"/>
          <w:color w:val="000000" w:themeColor="text1"/>
        </w:rPr>
      </w:pPr>
      <w:r w:rsidRPr="00E66272">
        <w:rPr>
          <w:rFonts w:ascii="Arial" w:hAnsi="Arial" w:cs="Arial" w:hint="cs"/>
          <w:color w:val="000000" w:themeColor="text1"/>
        </w:rPr>
        <w:t>Infographics summarising the research findings for a lay audience</w:t>
      </w:r>
    </w:p>
    <w:p w14:paraId="71365DCB" w14:textId="6FE310C9" w:rsidR="00A46F83" w:rsidRPr="00E66272" w:rsidRDefault="00A46F83" w:rsidP="5F7C5B9A">
      <w:pPr>
        <w:pStyle w:val="ListParagraph"/>
        <w:numPr>
          <w:ilvl w:val="0"/>
          <w:numId w:val="43"/>
        </w:numPr>
        <w:pBdr>
          <w:top w:val="nil"/>
          <w:left w:val="nil"/>
          <w:bottom w:val="nil"/>
          <w:right w:val="nil"/>
          <w:between w:val="nil"/>
        </w:pBdr>
        <w:jc w:val="both"/>
        <w:rPr>
          <w:rFonts w:ascii="Arial" w:hAnsi="Arial" w:cs="Arial"/>
          <w:color w:val="000000" w:themeColor="text1"/>
        </w:rPr>
      </w:pPr>
      <w:r w:rsidRPr="5F7C5B9A">
        <w:rPr>
          <w:rFonts w:ascii="Arial" w:hAnsi="Arial" w:cs="Arial"/>
          <w:color w:val="000000" w:themeColor="text1"/>
        </w:rPr>
        <w:t>Training workshops for other HDSS nodes on the methodology</w:t>
      </w:r>
    </w:p>
    <w:p w14:paraId="7C98B5FC" w14:textId="1787619A" w:rsidR="00B1529D" w:rsidRPr="00E66272" w:rsidRDefault="00B1529D" w:rsidP="5F7C5B9A">
      <w:pPr>
        <w:pStyle w:val="ListParagraph"/>
        <w:numPr>
          <w:ilvl w:val="0"/>
          <w:numId w:val="43"/>
        </w:numPr>
        <w:pBdr>
          <w:top w:val="nil"/>
          <w:left w:val="nil"/>
          <w:bottom w:val="nil"/>
          <w:right w:val="nil"/>
          <w:between w:val="nil"/>
        </w:pBdr>
        <w:jc w:val="both"/>
        <w:rPr>
          <w:rFonts w:ascii="Arial" w:hAnsi="Arial" w:cs="Arial"/>
          <w:color w:val="000000" w:themeColor="text1"/>
        </w:rPr>
      </w:pPr>
      <w:r w:rsidRPr="5F7C5B9A">
        <w:rPr>
          <w:rFonts w:ascii="Arial" w:hAnsi="Arial" w:cs="Arial"/>
          <w:color w:val="000000" w:themeColor="text1"/>
        </w:rPr>
        <w:t xml:space="preserve">A two-day </w:t>
      </w:r>
      <w:r w:rsidR="00A66314" w:rsidRPr="5F7C5B9A">
        <w:rPr>
          <w:rFonts w:ascii="Arial" w:hAnsi="Arial" w:cs="Arial"/>
          <w:color w:val="000000" w:themeColor="text1"/>
        </w:rPr>
        <w:t xml:space="preserve">data prize </w:t>
      </w:r>
      <w:r w:rsidRPr="5F7C5B9A">
        <w:rPr>
          <w:rFonts w:ascii="Arial" w:hAnsi="Arial" w:cs="Arial"/>
          <w:color w:val="000000" w:themeColor="text1"/>
        </w:rPr>
        <w:t>networking event with other awardees to facilitate cross-learning</w:t>
      </w:r>
    </w:p>
    <w:p w14:paraId="07E8188B" w14:textId="77777777" w:rsidR="00A46F83" w:rsidRPr="00E66272" w:rsidRDefault="00A46F83" w:rsidP="00E66272">
      <w:pPr>
        <w:pBdr>
          <w:top w:val="nil"/>
          <w:left w:val="nil"/>
          <w:bottom w:val="nil"/>
          <w:right w:val="nil"/>
          <w:between w:val="nil"/>
        </w:pBdr>
        <w:jc w:val="both"/>
        <w:rPr>
          <w:rFonts w:ascii="Arial" w:hAnsi="Arial" w:cs="Arial"/>
          <w:color w:val="000000" w:themeColor="text1"/>
        </w:rPr>
      </w:pPr>
    </w:p>
    <w:p w14:paraId="5B0D7734" w14:textId="06FD8987" w:rsidR="00DB66CB" w:rsidRPr="00E66272" w:rsidRDefault="0097544F" w:rsidP="00E66272">
      <w:pPr>
        <w:pStyle w:val="ListParagraph"/>
        <w:numPr>
          <w:ilvl w:val="1"/>
          <w:numId w:val="41"/>
        </w:numPr>
        <w:pBdr>
          <w:top w:val="nil"/>
          <w:left w:val="nil"/>
          <w:bottom w:val="nil"/>
          <w:right w:val="nil"/>
          <w:between w:val="nil"/>
        </w:pBdr>
        <w:jc w:val="both"/>
        <w:rPr>
          <w:rFonts w:ascii="Arial" w:hAnsi="Arial" w:cs="Arial"/>
          <w:color w:val="000000" w:themeColor="text1"/>
        </w:rPr>
      </w:pPr>
      <w:r w:rsidRPr="00E66272">
        <w:rPr>
          <w:rFonts w:ascii="Arial" w:hAnsi="Arial" w:cs="Arial" w:hint="cs"/>
          <w:b/>
          <w:bCs/>
          <w:color w:val="000000" w:themeColor="text1"/>
          <w:lang w:val="en-GB"/>
        </w:rPr>
        <w:t>Impact and scaling </w:t>
      </w:r>
    </w:p>
    <w:p w14:paraId="255A0101" w14:textId="77777777" w:rsidR="00180E51" w:rsidRPr="00E66272" w:rsidRDefault="00180E51" w:rsidP="00E66272">
      <w:pPr>
        <w:pBdr>
          <w:top w:val="nil"/>
          <w:left w:val="nil"/>
          <w:bottom w:val="nil"/>
          <w:right w:val="nil"/>
          <w:between w:val="nil"/>
        </w:pBdr>
        <w:jc w:val="both"/>
        <w:rPr>
          <w:rFonts w:ascii="Arial" w:hAnsi="Arial" w:cs="Arial"/>
          <w:color w:val="000000" w:themeColor="text1"/>
        </w:rPr>
      </w:pPr>
    </w:p>
    <w:p w14:paraId="30D69F97" w14:textId="77777777" w:rsidR="00180E51" w:rsidRPr="00E66272" w:rsidRDefault="00DB66CB" w:rsidP="00E66272">
      <w:pPr>
        <w:pBdr>
          <w:top w:val="nil"/>
          <w:left w:val="nil"/>
          <w:bottom w:val="nil"/>
          <w:right w:val="nil"/>
          <w:between w:val="nil"/>
        </w:pBdr>
        <w:jc w:val="both"/>
        <w:rPr>
          <w:rFonts w:ascii="Arial" w:hAnsi="Arial" w:cs="Arial"/>
          <w:color w:val="000000" w:themeColor="text1"/>
        </w:rPr>
      </w:pPr>
      <w:r w:rsidRPr="00E66272">
        <w:rPr>
          <w:rFonts w:ascii="Arial" w:hAnsi="Arial" w:cs="Arial" w:hint="cs"/>
          <w:color w:val="000000" w:themeColor="text1"/>
        </w:rPr>
        <w:t>The intended impact</w:t>
      </w:r>
      <w:r w:rsidR="00180E51" w:rsidRPr="00E66272">
        <w:rPr>
          <w:rFonts w:ascii="Arial" w:hAnsi="Arial" w:cs="Arial" w:hint="cs"/>
          <w:color w:val="000000" w:themeColor="text1"/>
        </w:rPr>
        <w:t>s</w:t>
      </w:r>
      <w:r w:rsidRPr="00E66272">
        <w:rPr>
          <w:rFonts w:ascii="Arial" w:hAnsi="Arial" w:cs="Arial" w:hint="cs"/>
          <w:color w:val="000000" w:themeColor="text1"/>
        </w:rPr>
        <w:t xml:space="preserve"> of this project </w:t>
      </w:r>
      <w:r w:rsidR="00180E51" w:rsidRPr="00E66272">
        <w:rPr>
          <w:rFonts w:ascii="Arial" w:hAnsi="Arial" w:cs="Arial" w:hint="cs"/>
          <w:color w:val="000000" w:themeColor="text1"/>
        </w:rPr>
        <w:t>are</w:t>
      </w:r>
      <w:r w:rsidRPr="00E66272">
        <w:rPr>
          <w:rFonts w:ascii="Arial" w:hAnsi="Arial" w:cs="Arial" w:hint="cs"/>
          <w:color w:val="000000" w:themeColor="text1"/>
        </w:rPr>
        <w:t xml:space="preserve"> to</w:t>
      </w:r>
      <w:r w:rsidR="00180E51" w:rsidRPr="00E66272">
        <w:rPr>
          <w:rFonts w:ascii="Arial" w:hAnsi="Arial" w:cs="Arial" w:hint="cs"/>
          <w:color w:val="000000" w:themeColor="text1"/>
        </w:rPr>
        <w:t>:</w:t>
      </w:r>
    </w:p>
    <w:p w14:paraId="5726B94F" w14:textId="77777777" w:rsidR="00180E51" w:rsidRPr="00E66272" w:rsidRDefault="00DB66CB" w:rsidP="00E66272">
      <w:pPr>
        <w:pStyle w:val="ListParagraph"/>
        <w:numPr>
          <w:ilvl w:val="0"/>
          <w:numId w:val="45"/>
        </w:numPr>
        <w:pBdr>
          <w:top w:val="nil"/>
          <w:left w:val="nil"/>
          <w:bottom w:val="nil"/>
          <w:right w:val="nil"/>
          <w:between w:val="nil"/>
        </w:pBdr>
        <w:jc w:val="both"/>
        <w:rPr>
          <w:rFonts w:ascii="Arial" w:hAnsi="Arial" w:cs="Arial"/>
          <w:color w:val="000000" w:themeColor="text1"/>
        </w:rPr>
      </w:pPr>
      <w:r w:rsidRPr="00E66272">
        <w:rPr>
          <w:rFonts w:ascii="Arial" w:hAnsi="Arial" w:cs="Arial" w:hint="cs"/>
          <w:color w:val="000000" w:themeColor="text1"/>
        </w:rPr>
        <w:t xml:space="preserve">transform the way in which data-driven research is done, centring young people in co-created research which concerns them; </w:t>
      </w:r>
    </w:p>
    <w:p w14:paraId="172D77BD" w14:textId="1908BF8F" w:rsidR="00180E51" w:rsidRPr="00E66272" w:rsidRDefault="00620661" w:rsidP="00E66272">
      <w:pPr>
        <w:pStyle w:val="ListParagraph"/>
        <w:numPr>
          <w:ilvl w:val="0"/>
          <w:numId w:val="45"/>
        </w:numPr>
        <w:pBdr>
          <w:top w:val="nil"/>
          <w:left w:val="nil"/>
          <w:bottom w:val="nil"/>
          <w:right w:val="nil"/>
          <w:between w:val="nil"/>
        </w:pBdr>
        <w:jc w:val="both"/>
        <w:rPr>
          <w:rFonts w:ascii="Arial" w:hAnsi="Arial" w:cs="Arial"/>
          <w:color w:val="000000" w:themeColor="text1"/>
        </w:rPr>
      </w:pPr>
      <w:r>
        <w:rPr>
          <w:rFonts w:ascii="Arial" w:hAnsi="Arial" w:cs="Arial"/>
          <w:color w:val="000000" w:themeColor="text1"/>
        </w:rPr>
        <w:t>generate a valuable data resource for</w:t>
      </w:r>
      <w:r w:rsidR="00DB66CB" w:rsidRPr="00E66272">
        <w:rPr>
          <w:rFonts w:ascii="Arial" w:hAnsi="Arial" w:cs="Arial" w:hint="cs"/>
          <w:color w:val="000000" w:themeColor="text1"/>
        </w:rPr>
        <w:t xml:space="preserve"> longitudinal analysis to understand young people’s mental health in African countries;  </w:t>
      </w:r>
    </w:p>
    <w:p w14:paraId="30DAF2A5" w14:textId="7B79CE8D" w:rsidR="00FF36C2" w:rsidRPr="00EA6478" w:rsidRDefault="00DB66CB" w:rsidP="5F7C5B9A">
      <w:pPr>
        <w:pStyle w:val="ListParagraph"/>
        <w:numPr>
          <w:ilvl w:val="0"/>
          <w:numId w:val="45"/>
        </w:numPr>
        <w:pBdr>
          <w:top w:val="nil"/>
          <w:left w:val="nil"/>
          <w:bottom w:val="nil"/>
          <w:right w:val="nil"/>
          <w:between w:val="nil"/>
        </w:pBdr>
        <w:jc w:val="both"/>
        <w:rPr>
          <w:rFonts w:ascii="Arial" w:hAnsi="Arial" w:cs="Arial"/>
          <w:color w:val="000000" w:themeColor="text1"/>
        </w:rPr>
      </w:pPr>
      <w:r w:rsidRPr="5F7C5B9A">
        <w:rPr>
          <w:rFonts w:ascii="Arial" w:hAnsi="Arial" w:cs="Arial"/>
          <w:color w:val="000000" w:themeColor="text1"/>
        </w:rPr>
        <w:t>generate new knowledge regarding the role and mechanisms of influence of social determinants in depression among young people</w:t>
      </w:r>
      <w:r w:rsidR="00FF36C2" w:rsidRPr="5F7C5B9A">
        <w:rPr>
          <w:rFonts w:ascii="Arial" w:hAnsi="Arial" w:cs="Arial"/>
          <w:color w:val="000000" w:themeColor="text1"/>
        </w:rPr>
        <w:t>;</w:t>
      </w:r>
    </w:p>
    <w:p w14:paraId="642594F2" w14:textId="204276F9" w:rsidR="00FF36C2" w:rsidRPr="00EA6478" w:rsidRDefault="00FF36C2" w:rsidP="00EA6478">
      <w:pPr>
        <w:pStyle w:val="ListParagraph"/>
        <w:numPr>
          <w:ilvl w:val="0"/>
          <w:numId w:val="45"/>
        </w:numPr>
        <w:pBdr>
          <w:top w:val="nil"/>
          <w:left w:val="nil"/>
          <w:bottom w:val="nil"/>
          <w:right w:val="nil"/>
          <w:between w:val="nil"/>
        </w:pBdr>
        <w:jc w:val="both"/>
        <w:rPr>
          <w:rFonts w:ascii="Arial" w:hAnsi="Arial" w:cs="Arial"/>
          <w:color w:val="000000" w:themeColor="text1"/>
        </w:rPr>
      </w:pPr>
      <w:r w:rsidRPr="00EA6478">
        <w:rPr>
          <w:rFonts w:ascii="Arial" w:hAnsi="Arial" w:cs="Arial"/>
          <w:color w:val="000000" w:themeColor="text1"/>
          <w:lang w:val="en-US"/>
        </w:rPr>
        <w:t>highlight potential areas for intervention to address depression in young people.</w:t>
      </w:r>
    </w:p>
    <w:p w14:paraId="44FCFD33" w14:textId="77777777" w:rsidR="00FF36C2" w:rsidRPr="00EA6478" w:rsidRDefault="00FF36C2" w:rsidP="00EA6478">
      <w:pPr>
        <w:pBdr>
          <w:top w:val="nil"/>
          <w:left w:val="nil"/>
          <w:bottom w:val="nil"/>
          <w:right w:val="nil"/>
          <w:between w:val="nil"/>
        </w:pBdr>
        <w:jc w:val="both"/>
        <w:rPr>
          <w:rFonts w:ascii="Arial" w:hAnsi="Arial" w:cs="Arial"/>
          <w:color w:val="000000" w:themeColor="text1"/>
        </w:rPr>
      </w:pPr>
    </w:p>
    <w:p w14:paraId="257F55EA" w14:textId="67562FA6" w:rsidR="00DB66CB" w:rsidRPr="00EA6478" w:rsidRDefault="00DB66CB" w:rsidP="5F7C5B9A">
      <w:pPr>
        <w:pBdr>
          <w:top w:val="nil"/>
          <w:left w:val="nil"/>
          <w:bottom w:val="nil"/>
          <w:right w:val="nil"/>
          <w:between w:val="nil"/>
        </w:pBdr>
        <w:jc w:val="both"/>
        <w:rPr>
          <w:rFonts w:ascii="Arial" w:hAnsi="Arial" w:cs="Arial"/>
          <w:color w:val="000000" w:themeColor="text1"/>
        </w:rPr>
      </w:pPr>
      <w:r w:rsidRPr="5F7C5B9A">
        <w:rPr>
          <w:rFonts w:ascii="Arial" w:hAnsi="Arial" w:cs="Arial"/>
          <w:color w:val="000000" w:themeColor="text1"/>
        </w:rPr>
        <w:t>This innovative approach has the potential to be scaled and facilitate transformative change in understand</w:t>
      </w:r>
      <w:r w:rsidR="00620661" w:rsidRPr="5F7C5B9A">
        <w:rPr>
          <w:rFonts w:ascii="Arial" w:hAnsi="Arial" w:cs="Arial"/>
          <w:color w:val="000000" w:themeColor="text1"/>
        </w:rPr>
        <w:t>ing</w:t>
      </w:r>
      <w:r w:rsidRPr="5F7C5B9A">
        <w:rPr>
          <w:rFonts w:ascii="Arial" w:hAnsi="Arial" w:cs="Arial"/>
          <w:color w:val="000000" w:themeColor="text1"/>
        </w:rPr>
        <w:t xml:space="preserve"> young people’s mental health in African countries. This will primarily be achieved by</w:t>
      </w:r>
      <w:r w:rsidR="00180E51" w:rsidRPr="5F7C5B9A">
        <w:rPr>
          <w:rFonts w:ascii="Arial" w:hAnsi="Arial" w:cs="Arial"/>
          <w:color w:val="000000" w:themeColor="text1"/>
        </w:rPr>
        <w:t xml:space="preserve"> l</w:t>
      </w:r>
      <w:r w:rsidRPr="5F7C5B9A">
        <w:rPr>
          <w:rFonts w:ascii="Arial" w:hAnsi="Arial" w:cs="Arial"/>
          <w:color w:val="000000" w:themeColor="text1"/>
        </w:rPr>
        <w:t>everaging SAPRIN and APCC networks to share the approach with other HDSS nodes throughout South Africa and the continent.</w:t>
      </w:r>
      <w:r w:rsidR="0011711B" w:rsidRPr="5F7C5B9A">
        <w:rPr>
          <w:rFonts w:ascii="Arial" w:hAnsi="Arial" w:cs="Arial"/>
          <w:color w:val="000000" w:themeColor="text1"/>
        </w:rPr>
        <w:t xml:space="preserve"> </w:t>
      </w:r>
      <w:r w:rsidRPr="5F7C5B9A">
        <w:rPr>
          <w:rFonts w:ascii="Arial" w:hAnsi="Arial" w:cs="Arial"/>
          <w:color w:val="000000" w:themeColor="text1"/>
        </w:rPr>
        <w:t>Insights gained during this project have potential application by the following stakeholders in particular, and our approach to scaling will focus on them:</w:t>
      </w:r>
    </w:p>
    <w:p w14:paraId="210FA7E2" w14:textId="77777777" w:rsidR="00DB66CB" w:rsidRPr="00E66272" w:rsidRDefault="00DB66CB" w:rsidP="00E66272">
      <w:pPr>
        <w:pStyle w:val="ListParagraph"/>
        <w:numPr>
          <w:ilvl w:val="0"/>
          <w:numId w:val="44"/>
        </w:numPr>
        <w:pBdr>
          <w:top w:val="nil"/>
          <w:left w:val="nil"/>
          <w:bottom w:val="nil"/>
          <w:right w:val="nil"/>
          <w:between w:val="nil"/>
        </w:pBdr>
        <w:jc w:val="both"/>
        <w:rPr>
          <w:rFonts w:ascii="Arial" w:hAnsi="Arial" w:cs="Arial"/>
          <w:color w:val="000000" w:themeColor="text1"/>
        </w:rPr>
      </w:pPr>
      <w:r w:rsidRPr="00E66272">
        <w:rPr>
          <w:rFonts w:ascii="Arial" w:hAnsi="Arial" w:cs="Arial" w:hint="cs"/>
          <w:color w:val="000000" w:themeColor="text1"/>
        </w:rPr>
        <w:t>Advocacy groups</w:t>
      </w:r>
    </w:p>
    <w:p w14:paraId="70A85394" w14:textId="77777777" w:rsidR="00DB66CB" w:rsidRPr="00E66272" w:rsidRDefault="00DB66CB" w:rsidP="00E66272">
      <w:pPr>
        <w:pStyle w:val="ListParagraph"/>
        <w:numPr>
          <w:ilvl w:val="0"/>
          <w:numId w:val="44"/>
        </w:numPr>
        <w:pBdr>
          <w:top w:val="nil"/>
          <w:left w:val="nil"/>
          <w:bottom w:val="nil"/>
          <w:right w:val="nil"/>
          <w:between w:val="nil"/>
        </w:pBdr>
        <w:jc w:val="both"/>
        <w:rPr>
          <w:rFonts w:ascii="Arial" w:hAnsi="Arial" w:cs="Arial"/>
          <w:color w:val="000000" w:themeColor="text1"/>
        </w:rPr>
      </w:pPr>
      <w:r w:rsidRPr="00E66272">
        <w:rPr>
          <w:rFonts w:ascii="Arial" w:hAnsi="Arial" w:cs="Arial" w:hint="cs"/>
          <w:color w:val="000000" w:themeColor="text1"/>
        </w:rPr>
        <w:t>Government departments</w:t>
      </w:r>
    </w:p>
    <w:p w14:paraId="049B43BD" w14:textId="77777777" w:rsidR="00DB66CB" w:rsidRPr="00E66272" w:rsidRDefault="00DB66CB" w:rsidP="00E66272">
      <w:pPr>
        <w:pStyle w:val="ListParagraph"/>
        <w:numPr>
          <w:ilvl w:val="0"/>
          <w:numId w:val="44"/>
        </w:numPr>
        <w:pBdr>
          <w:top w:val="nil"/>
          <w:left w:val="nil"/>
          <w:bottom w:val="nil"/>
          <w:right w:val="nil"/>
          <w:between w:val="nil"/>
        </w:pBdr>
        <w:jc w:val="both"/>
        <w:rPr>
          <w:rFonts w:ascii="Arial" w:hAnsi="Arial" w:cs="Arial"/>
          <w:color w:val="000000" w:themeColor="text1"/>
        </w:rPr>
      </w:pPr>
      <w:r w:rsidRPr="00E66272">
        <w:rPr>
          <w:rFonts w:ascii="Arial" w:hAnsi="Arial" w:cs="Arial" w:hint="cs"/>
          <w:color w:val="000000" w:themeColor="text1"/>
        </w:rPr>
        <w:t>Mental health researchers</w:t>
      </w:r>
    </w:p>
    <w:p w14:paraId="53825D96" w14:textId="77777777" w:rsidR="00DB66CB" w:rsidRPr="00E66272" w:rsidRDefault="00DB66CB" w:rsidP="00E66272">
      <w:pPr>
        <w:pStyle w:val="ListParagraph"/>
        <w:numPr>
          <w:ilvl w:val="0"/>
          <w:numId w:val="44"/>
        </w:numPr>
        <w:pBdr>
          <w:top w:val="nil"/>
          <w:left w:val="nil"/>
          <w:bottom w:val="nil"/>
          <w:right w:val="nil"/>
          <w:between w:val="nil"/>
        </w:pBdr>
        <w:jc w:val="both"/>
        <w:rPr>
          <w:rFonts w:ascii="Arial" w:hAnsi="Arial" w:cs="Arial"/>
          <w:color w:val="000000" w:themeColor="text1"/>
        </w:rPr>
      </w:pPr>
      <w:r w:rsidRPr="00E66272">
        <w:rPr>
          <w:rFonts w:ascii="Arial" w:hAnsi="Arial" w:cs="Arial" w:hint="cs"/>
          <w:color w:val="000000" w:themeColor="text1"/>
        </w:rPr>
        <w:t>Social protection schemes</w:t>
      </w:r>
    </w:p>
    <w:p w14:paraId="3CD1F38D" w14:textId="59C45FC5" w:rsidR="00DB66CB" w:rsidRPr="00E66272" w:rsidRDefault="00DB66CB" w:rsidP="00E66272">
      <w:pPr>
        <w:pStyle w:val="ListParagraph"/>
        <w:numPr>
          <w:ilvl w:val="0"/>
          <w:numId w:val="44"/>
        </w:numPr>
        <w:pBdr>
          <w:top w:val="nil"/>
          <w:left w:val="nil"/>
          <w:bottom w:val="nil"/>
          <w:right w:val="nil"/>
          <w:between w:val="nil"/>
        </w:pBdr>
        <w:jc w:val="both"/>
        <w:rPr>
          <w:rFonts w:ascii="Arial" w:hAnsi="Arial" w:cs="Arial"/>
          <w:color w:val="000000" w:themeColor="text1"/>
        </w:rPr>
      </w:pPr>
      <w:r w:rsidRPr="00E66272">
        <w:rPr>
          <w:rFonts w:ascii="Arial" w:hAnsi="Arial" w:cs="Arial" w:hint="cs"/>
          <w:color w:val="000000" w:themeColor="text1"/>
        </w:rPr>
        <w:t>HDSS nodes</w:t>
      </w:r>
    </w:p>
    <w:p w14:paraId="2EDDF92C" w14:textId="77777777" w:rsidR="00D3444C" w:rsidRPr="00E66272" w:rsidRDefault="00D3444C" w:rsidP="00E66272">
      <w:pPr>
        <w:pBdr>
          <w:top w:val="nil"/>
          <w:left w:val="nil"/>
          <w:bottom w:val="nil"/>
          <w:right w:val="nil"/>
          <w:between w:val="nil"/>
        </w:pBdr>
        <w:jc w:val="both"/>
        <w:rPr>
          <w:rFonts w:ascii="Arial" w:hAnsi="Arial" w:cs="Arial"/>
          <w:color w:val="000000" w:themeColor="text1"/>
        </w:rPr>
      </w:pPr>
    </w:p>
    <w:p w14:paraId="0000005E" w14:textId="6C81EB5C" w:rsidR="00050A75" w:rsidRPr="00E66272" w:rsidRDefault="00FF423F" w:rsidP="00E66272">
      <w:pPr>
        <w:shd w:val="clear" w:color="auto" w:fill="E7E6E6" w:themeFill="background2"/>
        <w:jc w:val="both"/>
        <w:rPr>
          <w:rFonts w:ascii="Arial" w:hAnsi="Arial" w:cs="Arial"/>
          <w:color w:val="000000" w:themeColor="text1"/>
        </w:rPr>
      </w:pPr>
      <w:r w:rsidRPr="00E66272">
        <w:rPr>
          <w:rFonts w:ascii="Arial" w:hAnsi="Arial" w:cs="Arial" w:hint="cs"/>
          <w:color w:val="000000" w:themeColor="text1"/>
          <w:lang w:val="en-GB"/>
        </w:rPr>
        <w:t>6</w:t>
      </w:r>
      <w:r w:rsidR="00AA4DC4" w:rsidRPr="00E66272">
        <w:rPr>
          <w:rFonts w:ascii="Arial" w:hAnsi="Arial" w:cs="Arial" w:hint="cs"/>
          <w:color w:val="000000" w:themeColor="text1"/>
        </w:rPr>
        <w:t xml:space="preserve">. Project </w:t>
      </w:r>
      <w:r w:rsidR="00334F93" w:rsidRPr="00E66272">
        <w:rPr>
          <w:rFonts w:ascii="Arial" w:hAnsi="Arial" w:cs="Arial" w:hint="cs"/>
          <w:color w:val="000000" w:themeColor="text1"/>
          <w:lang w:val="en-GB"/>
        </w:rPr>
        <w:t>m</w:t>
      </w:r>
      <w:r w:rsidR="00403C64" w:rsidRPr="00E66272">
        <w:rPr>
          <w:rFonts w:ascii="Arial" w:hAnsi="Arial" w:cs="Arial" w:hint="cs"/>
          <w:color w:val="000000" w:themeColor="text1"/>
        </w:rPr>
        <w:t>anagement</w:t>
      </w:r>
      <w:r w:rsidR="00334F93" w:rsidRPr="00E66272">
        <w:rPr>
          <w:rFonts w:ascii="Arial" w:hAnsi="Arial" w:cs="Arial" w:hint="cs"/>
          <w:color w:val="000000" w:themeColor="text1"/>
        </w:rPr>
        <w:t xml:space="preserve"> </w:t>
      </w:r>
      <w:r w:rsidR="00734717" w:rsidRPr="00E66272">
        <w:rPr>
          <w:rFonts w:ascii="Arial" w:hAnsi="Arial" w:cs="Arial" w:hint="cs"/>
          <w:color w:val="000000" w:themeColor="text1"/>
        </w:rPr>
        <w:t>and</w:t>
      </w:r>
      <w:r w:rsidR="00AA4DC4" w:rsidRPr="00E66272">
        <w:rPr>
          <w:rFonts w:ascii="Arial" w:hAnsi="Arial" w:cs="Arial" w:hint="cs"/>
          <w:color w:val="000000" w:themeColor="text1"/>
        </w:rPr>
        <w:t xml:space="preserve"> collaboration (</w:t>
      </w:r>
      <w:r w:rsidR="00734717" w:rsidRPr="00E66272">
        <w:rPr>
          <w:rFonts w:ascii="Arial" w:hAnsi="Arial" w:cs="Arial" w:hint="cs"/>
          <w:color w:val="000000" w:themeColor="text1"/>
          <w:lang w:val="en-GB"/>
        </w:rPr>
        <w:t>max 6</w:t>
      </w:r>
      <w:r w:rsidR="00AA4DC4" w:rsidRPr="00E66272">
        <w:rPr>
          <w:rFonts w:ascii="Arial" w:hAnsi="Arial" w:cs="Arial" w:hint="cs"/>
          <w:color w:val="000000" w:themeColor="text1"/>
        </w:rPr>
        <w:t>00 words)</w:t>
      </w:r>
    </w:p>
    <w:p w14:paraId="2C4B9FF9" w14:textId="7AD980CA" w:rsidR="00334F93" w:rsidRPr="00E66272" w:rsidRDefault="00AA4DC4" w:rsidP="00E66272">
      <w:pPr>
        <w:numPr>
          <w:ilvl w:val="0"/>
          <w:numId w:val="16"/>
        </w:numPr>
        <w:jc w:val="both"/>
        <w:rPr>
          <w:rFonts w:ascii="Arial" w:hAnsi="Arial" w:cs="Arial"/>
          <w:color w:val="000000" w:themeColor="text1"/>
          <w:highlight w:val="green"/>
        </w:rPr>
      </w:pPr>
      <w:r w:rsidRPr="00E66272">
        <w:rPr>
          <w:rFonts w:ascii="Arial" w:hAnsi="Arial" w:cs="Arial" w:hint="cs"/>
          <w:color w:val="000000" w:themeColor="text1"/>
          <w:highlight w:val="green"/>
        </w:rPr>
        <w:t xml:space="preserve">Provide an overview of how the proposed </w:t>
      </w:r>
      <w:r w:rsidR="00334F93" w:rsidRPr="00E66272">
        <w:rPr>
          <w:rFonts w:ascii="Arial" w:hAnsi="Arial" w:cs="Arial" w:hint="cs"/>
          <w:color w:val="000000" w:themeColor="text1"/>
          <w:highlight w:val="green"/>
          <w:lang w:val="en-GB"/>
        </w:rPr>
        <w:t>project</w:t>
      </w:r>
      <w:r w:rsidR="00334F93" w:rsidRPr="00E66272">
        <w:rPr>
          <w:rFonts w:ascii="Arial" w:hAnsi="Arial" w:cs="Arial" w:hint="cs"/>
          <w:color w:val="000000" w:themeColor="text1"/>
          <w:highlight w:val="green"/>
        </w:rPr>
        <w:t xml:space="preserve"> </w:t>
      </w:r>
      <w:r w:rsidRPr="00E66272">
        <w:rPr>
          <w:rFonts w:ascii="Arial" w:hAnsi="Arial" w:cs="Arial" w:hint="cs"/>
          <w:color w:val="000000" w:themeColor="text1"/>
          <w:highlight w:val="green"/>
        </w:rPr>
        <w:t xml:space="preserve">will be managed, including roles and responsibilities. </w:t>
      </w:r>
    </w:p>
    <w:p w14:paraId="3F2E29B6" w14:textId="77777777" w:rsidR="00334F93" w:rsidRPr="00E66272" w:rsidRDefault="00AA4DC4" w:rsidP="5F7C5B9A">
      <w:pPr>
        <w:numPr>
          <w:ilvl w:val="1"/>
          <w:numId w:val="16"/>
        </w:numPr>
        <w:jc w:val="both"/>
        <w:rPr>
          <w:rFonts w:ascii="Arial" w:hAnsi="Arial" w:cs="Arial"/>
          <w:color w:val="000000" w:themeColor="text1"/>
          <w:highlight w:val="green"/>
        </w:rPr>
      </w:pPr>
      <w:r w:rsidRPr="5F7C5B9A">
        <w:rPr>
          <w:rFonts w:ascii="Arial" w:hAnsi="Arial" w:cs="Arial"/>
          <w:color w:val="000000" w:themeColor="text1"/>
          <w:highlight w:val="green"/>
        </w:rPr>
        <w:t xml:space="preserve">If applying as a consortium, indicate responsibilities and proposed management of the projects, as well as the plans for collaboration </w:t>
      </w:r>
      <w:r w:rsidR="00734717" w:rsidRPr="5F7C5B9A">
        <w:rPr>
          <w:rFonts w:ascii="Arial" w:hAnsi="Arial" w:cs="Arial"/>
          <w:color w:val="000000" w:themeColor="text1"/>
          <w:highlight w:val="green"/>
        </w:rPr>
        <w:t>between organizations</w:t>
      </w:r>
      <w:r w:rsidRPr="5F7C5B9A">
        <w:rPr>
          <w:rFonts w:ascii="Arial" w:hAnsi="Arial" w:cs="Arial"/>
          <w:color w:val="000000" w:themeColor="text1"/>
          <w:highlight w:val="green"/>
        </w:rPr>
        <w:t xml:space="preserve">. </w:t>
      </w:r>
    </w:p>
    <w:p w14:paraId="0000005F" w14:textId="072F5DCD" w:rsidR="00050A75" w:rsidRPr="00E66272" w:rsidRDefault="00AA4DC4" w:rsidP="00E66272">
      <w:pPr>
        <w:numPr>
          <w:ilvl w:val="1"/>
          <w:numId w:val="16"/>
        </w:numPr>
        <w:jc w:val="both"/>
        <w:rPr>
          <w:rFonts w:ascii="Arial" w:hAnsi="Arial" w:cs="Arial"/>
          <w:color w:val="000000" w:themeColor="text1"/>
          <w:highlight w:val="green"/>
        </w:rPr>
      </w:pPr>
      <w:r w:rsidRPr="00E66272">
        <w:rPr>
          <w:rFonts w:ascii="Arial" w:hAnsi="Arial" w:cs="Arial" w:hint="cs"/>
          <w:color w:val="000000" w:themeColor="text1"/>
          <w:highlight w:val="green"/>
        </w:rPr>
        <w:t>How will the approach share ownership for the outcomes among the different organizations?</w:t>
      </w:r>
    </w:p>
    <w:p w14:paraId="1B988A53" w14:textId="052EBB06" w:rsidR="00334F93" w:rsidRPr="00E66272" w:rsidRDefault="00AA4DC4" w:rsidP="5F7C5B9A">
      <w:pPr>
        <w:numPr>
          <w:ilvl w:val="0"/>
          <w:numId w:val="16"/>
        </w:numPr>
        <w:jc w:val="both"/>
        <w:rPr>
          <w:rFonts w:ascii="Arial" w:hAnsi="Arial" w:cs="Arial"/>
          <w:color w:val="000000" w:themeColor="text1"/>
          <w:highlight w:val="green"/>
        </w:rPr>
      </w:pPr>
      <w:r w:rsidRPr="5F7C5B9A">
        <w:rPr>
          <w:rFonts w:ascii="Arial" w:hAnsi="Arial" w:cs="Arial"/>
          <w:color w:val="000000" w:themeColor="text1"/>
          <w:highlight w:val="green"/>
        </w:rPr>
        <w:t xml:space="preserve">Outline how relevant stakeholders or cross disciplinary teams will be involved in fair and equitable </w:t>
      </w:r>
      <w:r w:rsidR="00734717" w:rsidRPr="5F7C5B9A">
        <w:rPr>
          <w:rFonts w:ascii="Arial" w:hAnsi="Arial" w:cs="Arial"/>
          <w:color w:val="000000" w:themeColor="text1"/>
          <w:highlight w:val="green"/>
        </w:rPr>
        <w:t>ways.</w:t>
      </w:r>
    </w:p>
    <w:p w14:paraId="43A511ED" w14:textId="77777777" w:rsidR="00D3444C" w:rsidRPr="00E66272" w:rsidRDefault="00334F93" w:rsidP="00E66272">
      <w:pPr>
        <w:numPr>
          <w:ilvl w:val="1"/>
          <w:numId w:val="16"/>
        </w:numPr>
        <w:jc w:val="both"/>
        <w:rPr>
          <w:rFonts w:ascii="Arial" w:hAnsi="Arial" w:cs="Arial"/>
          <w:color w:val="000000" w:themeColor="text1"/>
          <w:highlight w:val="green"/>
        </w:rPr>
      </w:pPr>
      <w:r w:rsidRPr="00E66272">
        <w:rPr>
          <w:rFonts w:ascii="Arial" w:hAnsi="Arial" w:cs="Arial" w:hint="cs"/>
          <w:color w:val="000000" w:themeColor="text1"/>
          <w:highlight w:val="green"/>
          <w:lang w:val="en-GB"/>
        </w:rPr>
        <w:t>I</w:t>
      </w:r>
      <w:r w:rsidR="00B66FE9" w:rsidRPr="00E66272">
        <w:rPr>
          <w:rFonts w:ascii="Arial" w:hAnsi="Arial" w:cs="Arial" w:hint="cs"/>
          <w:color w:val="000000" w:themeColor="text1"/>
          <w:highlight w:val="green"/>
        </w:rPr>
        <w:t>involvement</w:t>
      </w:r>
      <w:r w:rsidR="00AA4DC4" w:rsidRPr="00E66272">
        <w:rPr>
          <w:rFonts w:ascii="Arial" w:hAnsi="Arial" w:cs="Arial" w:hint="cs"/>
          <w:color w:val="000000" w:themeColor="text1"/>
          <w:highlight w:val="green"/>
        </w:rPr>
        <w:t xml:space="preserve"> with the mental health research </w:t>
      </w:r>
      <w:r w:rsidR="00734717" w:rsidRPr="00E66272">
        <w:rPr>
          <w:rFonts w:ascii="Arial" w:hAnsi="Arial" w:cs="Arial" w:hint="cs"/>
          <w:color w:val="000000" w:themeColor="text1"/>
          <w:highlight w:val="green"/>
        </w:rPr>
        <w:t>community, involvement</w:t>
      </w:r>
      <w:r w:rsidR="00AA4DC4" w:rsidRPr="00E66272">
        <w:rPr>
          <w:rFonts w:ascii="Arial" w:hAnsi="Arial" w:cs="Arial" w:hint="cs"/>
          <w:color w:val="000000" w:themeColor="text1"/>
          <w:highlight w:val="green"/>
        </w:rPr>
        <w:t xml:space="preserve"> with people with lived experience </w:t>
      </w:r>
      <w:r w:rsidR="0097544F" w:rsidRPr="00E66272">
        <w:rPr>
          <w:rFonts w:ascii="Arial" w:hAnsi="Arial" w:cs="Arial" w:hint="cs"/>
          <w:color w:val="000000" w:themeColor="text1"/>
          <w:highlight w:val="green"/>
          <w:lang w:val="en-GB"/>
        </w:rPr>
        <w:t>experts</w:t>
      </w:r>
      <w:r w:rsidR="00734717" w:rsidRPr="00E66272">
        <w:rPr>
          <w:rFonts w:ascii="Arial" w:hAnsi="Arial" w:cs="Arial" w:hint="cs"/>
          <w:color w:val="000000" w:themeColor="text1"/>
          <w:highlight w:val="green"/>
        </w:rPr>
        <w:t>,</w:t>
      </w:r>
      <w:r w:rsidR="00AA4DC4" w:rsidRPr="00E66272">
        <w:rPr>
          <w:rFonts w:ascii="Arial" w:hAnsi="Arial" w:cs="Arial" w:hint="cs"/>
          <w:color w:val="000000" w:themeColor="text1"/>
          <w:highlight w:val="green"/>
        </w:rPr>
        <w:t xml:space="preserve"> policymakers </w:t>
      </w:r>
      <w:r w:rsidR="00734717" w:rsidRPr="00E66272">
        <w:rPr>
          <w:rFonts w:ascii="Arial" w:hAnsi="Arial" w:cs="Arial" w:hint="cs"/>
          <w:color w:val="000000" w:themeColor="text1"/>
          <w:highlight w:val="green"/>
        </w:rPr>
        <w:t>promote</w:t>
      </w:r>
      <w:r w:rsidR="00AA4DC4" w:rsidRPr="00E66272">
        <w:rPr>
          <w:rFonts w:ascii="Arial" w:hAnsi="Arial" w:cs="Arial" w:hint="cs"/>
          <w:color w:val="000000" w:themeColor="text1"/>
          <w:highlight w:val="green"/>
        </w:rPr>
        <w:t xml:space="preserve"> diversity and inclusion in terms of skills and background. takes steps to be representative of the population involved in the research. </w:t>
      </w:r>
      <w:r w:rsidR="0097544F" w:rsidRPr="00E66272">
        <w:rPr>
          <w:rFonts w:ascii="Arial" w:hAnsi="Arial" w:cs="Arial" w:hint="cs"/>
          <w:color w:val="000000" w:themeColor="text1"/>
          <w:highlight w:val="green"/>
          <w:lang w:val="en-GB"/>
        </w:rPr>
        <w:t xml:space="preserve"> </w:t>
      </w:r>
    </w:p>
    <w:p w14:paraId="1A19AB39" w14:textId="5FF2313F" w:rsidR="00334F93" w:rsidRPr="00E66272" w:rsidRDefault="00D3444C" w:rsidP="00E66272">
      <w:pPr>
        <w:numPr>
          <w:ilvl w:val="1"/>
          <w:numId w:val="16"/>
        </w:numPr>
        <w:jc w:val="both"/>
        <w:rPr>
          <w:rFonts w:ascii="Arial" w:hAnsi="Arial" w:cs="Arial"/>
          <w:color w:val="000000" w:themeColor="text1"/>
          <w:highlight w:val="green"/>
        </w:rPr>
      </w:pPr>
      <w:r w:rsidRPr="00E66272">
        <w:rPr>
          <w:rFonts w:ascii="Arial" w:hAnsi="Arial" w:cs="Arial" w:hint="cs"/>
          <w:color w:val="000000" w:themeColor="text1"/>
          <w:highlight w:val="green"/>
          <w:shd w:val="clear" w:color="auto" w:fill="E6E6E6"/>
          <w:lang w:val="en-GB"/>
        </w:rPr>
        <w:lastRenderedPageBreak/>
        <w:t xml:space="preserve">In this context, </w:t>
      </w:r>
      <w:r w:rsidR="0097544F" w:rsidRPr="00E66272">
        <w:rPr>
          <w:rFonts w:ascii="Arial" w:hAnsi="Arial" w:cs="Arial" w:hint="cs"/>
          <w:color w:val="000000" w:themeColor="text1"/>
          <w:highlight w:val="green"/>
          <w:shd w:val="clear" w:color="auto" w:fill="E6E6E6"/>
          <w:lang w:val="en-GB"/>
        </w:rPr>
        <w:t>lived experience is defined as “Unique form of knowledge, insights and expertise that comes from having experiences of menta health challenges” (Wellcome definition)</w:t>
      </w:r>
      <w:r w:rsidR="0097544F" w:rsidRPr="00E66272">
        <w:rPr>
          <w:rFonts w:ascii="Arial" w:hAnsi="Arial" w:cs="Arial" w:hint="cs"/>
          <w:color w:val="000000" w:themeColor="text1"/>
          <w:highlight w:val="green"/>
          <w:lang w:val="en-GB"/>
        </w:rPr>
        <w:t xml:space="preserve"> </w:t>
      </w:r>
    </w:p>
    <w:p w14:paraId="6653A9E1" w14:textId="7556CC5B" w:rsidR="0097544F" w:rsidRPr="00E66272" w:rsidRDefault="00D3444C" w:rsidP="00E66272">
      <w:pPr>
        <w:numPr>
          <w:ilvl w:val="1"/>
          <w:numId w:val="16"/>
        </w:numPr>
        <w:jc w:val="both"/>
        <w:rPr>
          <w:rFonts w:ascii="Arial" w:hAnsi="Arial" w:cs="Arial"/>
          <w:color w:val="000000" w:themeColor="text1"/>
          <w:highlight w:val="green"/>
        </w:rPr>
      </w:pPr>
      <w:r w:rsidRPr="00E66272">
        <w:rPr>
          <w:rFonts w:ascii="Arial" w:hAnsi="Arial" w:cs="Arial" w:hint="cs"/>
          <w:color w:val="000000" w:themeColor="text1"/>
          <w:highlight w:val="green"/>
          <w:lang w:val="en-GB"/>
        </w:rPr>
        <w:t>Since engagement with LE is a mandatory for this call, s</w:t>
      </w:r>
      <w:r w:rsidR="00AA4DC4" w:rsidRPr="00E66272">
        <w:rPr>
          <w:rFonts w:ascii="Arial" w:hAnsi="Arial" w:cs="Arial" w:hint="cs"/>
          <w:color w:val="000000" w:themeColor="text1"/>
          <w:highlight w:val="green"/>
        </w:rPr>
        <w:t>how a plan for how the</w:t>
      </w:r>
      <w:r w:rsidR="00334F93" w:rsidRPr="00E66272">
        <w:rPr>
          <w:rFonts w:ascii="Arial" w:hAnsi="Arial" w:cs="Arial" w:hint="cs"/>
          <w:color w:val="000000" w:themeColor="text1"/>
          <w:highlight w:val="green"/>
          <w:lang w:val="en-GB"/>
        </w:rPr>
        <w:t xml:space="preserve"> different team members</w:t>
      </w:r>
      <w:r w:rsidR="00AA4DC4" w:rsidRPr="00E66272">
        <w:rPr>
          <w:rFonts w:ascii="Arial" w:hAnsi="Arial" w:cs="Arial" w:hint="cs"/>
          <w:color w:val="000000" w:themeColor="text1"/>
          <w:highlight w:val="green"/>
        </w:rPr>
        <w:t xml:space="preserve"> will be working collaboratively to share and synergise their complementary expertise throughout the process and to share work/embed research beyond the mental health research community.</w:t>
      </w:r>
    </w:p>
    <w:p w14:paraId="713BAAEA" w14:textId="2DF825DA" w:rsidR="00B66FE9" w:rsidRPr="00E66272" w:rsidRDefault="00B66FE9" w:rsidP="5F7C5B9A">
      <w:pPr>
        <w:numPr>
          <w:ilvl w:val="1"/>
          <w:numId w:val="16"/>
        </w:numPr>
        <w:jc w:val="both"/>
        <w:rPr>
          <w:rFonts w:ascii="Arial" w:hAnsi="Arial" w:cs="Arial"/>
          <w:color w:val="000000" w:themeColor="text1"/>
          <w:highlight w:val="green"/>
        </w:rPr>
      </w:pPr>
      <w:r w:rsidRPr="5F7C5B9A">
        <w:rPr>
          <w:rFonts w:ascii="Arial" w:hAnsi="Arial" w:cs="Arial"/>
          <w:color w:val="000000" w:themeColor="text1"/>
          <w:highlight w:val="green"/>
        </w:rPr>
        <w:t>Describe project governance and coordination arrangements to produce high-quality work and support fair and equitable partnerships. </w:t>
      </w:r>
    </w:p>
    <w:p w14:paraId="26D392EA" w14:textId="7A7484D7" w:rsidR="00AA27FB" w:rsidRPr="00E66272" w:rsidRDefault="0097544F" w:rsidP="5F7C5B9A">
      <w:pPr>
        <w:numPr>
          <w:ilvl w:val="0"/>
          <w:numId w:val="16"/>
        </w:numPr>
        <w:shd w:val="clear" w:color="auto" w:fill="FFFFFF" w:themeFill="background1"/>
        <w:spacing w:after="280" w:line="240" w:lineRule="auto"/>
        <w:jc w:val="both"/>
        <w:rPr>
          <w:rFonts w:ascii="Arial" w:hAnsi="Arial" w:cs="Arial"/>
          <w:color w:val="000000" w:themeColor="text1"/>
          <w:highlight w:val="green"/>
        </w:rPr>
      </w:pPr>
      <w:r w:rsidRPr="5F7C5B9A">
        <w:rPr>
          <w:rFonts w:ascii="Arial" w:hAnsi="Arial" w:cs="Arial"/>
          <w:color w:val="000000" w:themeColor="text1"/>
          <w:highlight w:val="green"/>
        </w:rPr>
        <w:t>On engagement with lived experience expert’s a</w:t>
      </w:r>
      <w:r w:rsidR="002C7F21" w:rsidRPr="5F7C5B9A">
        <w:rPr>
          <w:rFonts w:ascii="Arial" w:hAnsi="Arial" w:cs="Arial"/>
          <w:color w:val="000000" w:themeColor="text1"/>
          <w:highlight w:val="green"/>
        </w:rPr>
        <w:t xml:space="preserve">pplication must demonstrate clear plans for collaboration with lived experience experts in the governance, </w:t>
      </w:r>
      <w:r w:rsidRPr="5F7C5B9A">
        <w:rPr>
          <w:rFonts w:ascii="Arial" w:hAnsi="Arial" w:cs="Arial"/>
          <w:color w:val="000000" w:themeColor="text1"/>
          <w:highlight w:val="green"/>
        </w:rPr>
        <w:t>planning, design,</w:t>
      </w:r>
      <w:r w:rsidR="002C7F21" w:rsidRPr="5F7C5B9A">
        <w:rPr>
          <w:rFonts w:ascii="Arial" w:hAnsi="Arial" w:cs="Arial"/>
          <w:color w:val="000000" w:themeColor="text1"/>
          <w:highlight w:val="green"/>
        </w:rPr>
        <w:t xml:space="preserve"> delivery and dissemination of the research. (please not as a research participants)</w:t>
      </w:r>
      <w:r w:rsidRPr="5F7C5B9A">
        <w:rPr>
          <w:rFonts w:ascii="Arial" w:hAnsi="Arial" w:cs="Arial"/>
          <w:color w:val="000000" w:themeColor="text1"/>
          <w:highlight w:val="green"/>
        </w:rPr>
        <w:t xml:space="preserve">, </w:t>
      </w:r>
      <w:r w:rsidR="002C7F21" w:rsidRPr="5F7C5B9A">
        <w:rPr>
          <w:rFonts w:ascii="Arial" w:hAnsi="Arial" w:cs="Arial"/>
          <w:color w:val="000000" w:themeColor="text1"/>
          <w:highlight w:val="green"/>
        </w:rPr>
        <w:t>LE must be appropriately compensated or paid for their involvement</w:t>
      </w:r>
    </w:p>
    <w:p w14:paraId="37B9BA39" w14:textId="03F1C8DC" w:rsidR="0097544F" w:rsidRPr="00E66272" w:rsidRDefault="002C7F21" w:rsidP="00E66272">
      <w:pPr>
        <w:numPr>
          <w:ilvl w:val="0"/>
          <w:numId w:val="16"/>
        </w:numPr>
        <w:shd w:val="clear" w:color="auto" w:fill="FFFFFF" w:themeFill="background1"/>
        <w:tabs>
          <w:tab w:val="num" w:pos="720"/>
        </w:tabs>
        <w:spacing w:after="280" w:line="240" w:lineRule="auto"/>
        <w:jc w:val="both"/>
        <w:rPr>
          <w:rFonts w:ascii="Arial" w:hAnsi="Arial" w:cs="Arial"/>
          <w:color w:val="000000" w:themeColor="text1"/>
          <w:highlight w:val="green"/>
        </w:rPr>
      </w:pPr>
      <w:r w:rsidRPr="00E66272">
        <w:rPr>
          <w:rFonts w:ascii="Arial" w:hAnsi="Arial" w:cs="Arial" w:hint="cs"/>
          <w:color w:val="000000" w:themeColor="text1"/>
          <w:highlight w:val="green"/>
        </w:rPr>
        <w:t xml:space="preserve">We highly encourage the research team to think the best approaches for collaboration with LE experts in mental health research or their project. </w:t>
      </w:r>
    </w:p>
    <w:p w14:paraId="6EC43C0B" w14:textId="4625FA1B" w:rsidR="00B66FE9" w:rsidRPr="00E66272" w:rsidRDefault="00670611" w:rsidP="00E66272">
      <w:pPr>
        <w:shd w:val="clear" w:color="auto" w:fill="FFFFFF" w:themeFill="background1"/>
        <w:spacing w:after="280" w:line="240" w:lineRule="auto"/>
        <w:jc w:val="both"/>
        <w:rPr>
          <w:rFonts w:ascii="Arial" w:hAnsi="Arial" w:cs="Arial"/>
          <w:color w:val="000000" w:themeColor="text1"/>
          <w:lang w:val="en-US"/>
        </w:rPr>
      </w:pPr>
      <w:commentRangeStart w:id="178"/>
      <w:r w:rsidRPr="00E66272">
        <w:rPr>
          <w:rFonts w:ascii="Arial" w:hAnsi="Arial" w:cs="Arial" w:hint="cs"/>
          <w:color w:val="000000" w:themeColor="text1"/>
          <w:highlight w:val="green"/>
          <w:lang w:val="en-US"/>
        </w:rPr>
        <w:t>XXX</w:t>
      </w:r>
      <w:commentRangeEnd w:id="178"/>
      <w:r w:rsidR="00D918ED" w:rsidRPr="00E66272">
        <w:rPr>
          <w:rStyle w:val="CommentReference"/>
          <w:rFonts w:ascii="Arial" w:hAnsi="Arial" w:cs="Arial" w:hint="cs"/>
          <w:color w:val="000000" w:themeColor="text1"/>
          <w:sz w:val="22"/>
          <w:szCs w:val="22"/>
          <w:highlight w:val="green"/>
        </w:rPr>
        <w:commentReference w:id="178"/>
      </w:r>
    </w:p>
    <w:p w14:paraId="3E72127D" w14:textId="2A36227D" w:rsidR="00FF423F" w:rsidRPr="00E66272" w:rsidRDefault="251AADF3" w:rsidP="00E66272">
      <w:pPr>
        <w:shd w:val="clear" w:color="auto" w:fill="E7E6E6" w:themeFill="background2"/>
        <w:jc w:val="both"/>
        <w:rPr>
          <w:rFonts w:ascii="Arial" w:hAnsi="Arial" w:cs="Arial"/>
          <w:color w:val="000000" w:themeColor="text1"/>
        </w:rPr>
      </w:pPr>
      <w:r w:rsidRPr="00E66272">
        <w:rPr>
          <w:rFonts w:ascii="Arial" w:hAnsi="Arial" w:cs="Arial" w:hint="cs"/>
          <w:color w:val="000000" w:themeColor="text1"/>
          <w:lang w:val="en-GB"/>
        </w:rPr>
        <w:t>7</w:t>
      </w:r>
      <w:r w:rsidR="2DE86D01" w:rsidRPr="00E66272">
        <w:rPr>
          <w:rFonts w:ascii="Arial" w:hAnsi="Arial" w:cs="Arial" w:hint="cs"/>
          <w:color w:val="000000" w:themeColor="text1"/>
        </w:rPr>
        <w:t xml:space="preserve">. Team </w:t>
      </w:r>
      <w:r w:rsidR="39C0850D" w:rsidRPr="00E66272">
        <w:rPr>
          <w:rFonts w:ascii="Arial" w:hAnsi="Arial" w:cs="Arial" w:hint="cs"/>
          <w:color w:val="000000" w:themeColor="text1"/>
          <w:lang w:val="en-GB"/>
        </w:rPr>
        <w:t>c</w:t>
      </w:r>
      <w:r w:rsidR="39C0850D" w:rsidRPr="00E66272">
        <w:rPr>
          <w:rFonts w:ascii="Arial" w:hAnsi="Arial" w:cs="Arial" w:hint="cs"/>
          <w:color w:val="000000" w:themeColor="text1"/>
        </w:rPr>
        <w:t xml:space="preserve">apacity </w:t>
      </w:r>
      <w:r w:rsidR="2DE86D01" w:rsidRPr="00E66272">
        <w:rPr>
          <w:rFonts w:ascii="Arial" w:hAnsi="Arial" w:cs="Arial" w:hint="cs"/>
          <w:color w:val="000000" w:themeColor="text1"/>
        </w:rPr>
        <w:t xml:space="preserve">and experience relevant to </w:t>
      </w:r>
      <w:r w:rsidR="39C0850D" w:rsidRPr="00E66272">
        <w:rPr>
          <w:rFonts w:ascii="Arial" w:hAnsi="Arial" w:cs="Arial" w:hint="cs"/>
          <w:color w:val="000000" w:themeColor="text1"/>
        </w:rPr>
        <w:t xml:space="preserve">the </w:t>
      </w:r>
      <w:r w:rsidR="2DE86D01" w:rsidRPr="00E66272">
        <w:rPr>
          <w:rFonts w:ascii="Arial" w:hAnsi="Arial" w:cs="Arial" w:hint="cs"/>
          <w:color w:val="000000" w:themeColor="text1"/>
        </w:rPr>
        <w:t>proposal (</w:t>
      </w:r>
      <w:r w:rsidR="3D46341A" w:rsidRPr="00E66272">
        <w:rPr>
          <w:rFonts w:ascii="Arial" w:hAnsi="Arial" w:cs="Arial" w:hint="cs"/>
          <w:color w:val="000000" w:themeColor="text1"/>
          <w:lang w:val="en-GB"/>
        </w:rPr>
        <w:t>5</w:t>
      </w:r>
      <w:r w:rsidR="2DE86D01" w:rsidRPr="00E66272">
        <w:rPr>
          <w:rFonts w:ascii="Arial" w:hAnsi="Arial" w:cs="Arial" w:hint="cs"/>
          <w:color w:val="000000" w:themeColor="text1"/>
        </w:rPr>
        <w:t>00 words)</w:t>
      </w:r>
    </w:p>
    <w:p w14:paraId="7C7A1A36" w14:textId="18C470E1" w:rsidR="005F738F" w:rsidRPr="00E66272" w:rsidRDefault="75FFAB69" w:rsidP="00E66272">
      <w:pPr>
        <w:spacing w:after="160" w:line="279" w:lineRule="auto"/>
        <w:jc w:val="both"/>
        <w:rPr>
          <w:rFonts w:ascii="Arial" w:eastAsia="Aptos" w:hAnsi="Arial" w:cs="Arial"/>
          <w:color w:val="000000" w:themeColor="text1"/>
          <w:lang w:val="en-US"/>
        </w:rPr>
      </w:pPr>
      <w:r w:rsidRPr="00E66272">
        <w:rPr>
          <w:rFonts w:ascii="Arial" w:eastAsia="Aptos" w:hAnsi="Arial" w:cs="Arial" w:hint="cs"/>
          <w:color w:val="000000" w:themeColor="text1"/>
          <w:lang w:val="en-GB"/>
        </w:rPr>
        <w:t>The team is</w:t>
      </w:r>
      <w:r w:rsidR="005F738F" w:rsidRPr="00E66272">
        <w:rPr>
          <w:rFonts w:ascii="Arial" w:eastAsia="Aptos" w:hAnsi="Arial" w:cs="Arial" w:hint="cs"/>
          <w:color w:val="000000" w:themeColor="text1"/>
          <w:lang w:val="en-GB"/>
        </w:rPr>
        <w:t xml:space="preserve"> led by five</w:t>
      </w:r>
      <w:r w:rsidRPr="00E66272">
        <w:rPr>
          <w:rFonts w:ascii="Arial" w:eastAsia="Aptos" w:hAnsi="Arial" w:cs="Arial" w:hint="cs"/>
          <w:color w:val="000000" w:themeColor="text1"/>
          <w:lang w:val="en-GB"/>
        </w:rPr>
        <w:t xml:space="preserve"> South African</w:t>
      </w:r>
      <w:r w:rsidR="005F738F" w:rsidRPr="00E66272">
        <w:rPr>
          <w:rFonts w:ascii="Arial" w:eastAsia="Aptos" w:hAnsi="Arial" w:cs="Arial" w:hint="cs"/>
          <w:color w:val="000000" w:themeColor="text1"/>
          <w:lang w:val="en-GB"/>
        </w:rPr>
        <w:t>-</w:t>
      </w:r>
      <w:r w:rsidRPr="00E66272">
        <w:rPr>
          <w:rFonts w:ascii="Arial" w:eastAsia="Aptos" w:hAnsi="Arial" w:cs="Arial" w:hint="cs"/>
          <w:color w:val="000000" w:themeColor="text1"/>
          <w:lang w:val="en-GB"/>
        </w:rPr>
        <w:t xml:space="preserve">based AHRI </w:t>
      </w:r>
      <w:r w:rsidR="005F738F" w:rsidRPr="00E66272">
        <w:rPr>
          <w:rFonts w:ascii="Arial" w:eastAsia="Aptos" w:hAnsi="Arial" w:cs="Arial" w:hint="cs"/>
          <w:color w:val="000000" w:themeColor="text1"/>
          <w:lang w:val="en-GB"/>
        </w:rPr>
        <w:t>scientists</w:t>
      </w:r>
      <w:r w:rsidRPr="00E66272">
        <w:rPr>
          <w:rFonts w:ascii="Arial" w:eastAsia="Aptos" w:hAnsi="Arial" w:cs="Arial" w:hint="cs"/>
          <w:color w:val="000000" w:themeColor="text1"/>
          <w:lang w:val="en-GB"/>
        </w:rPr>
        <w:t xml:space="preserve">. Associate Professor Xanthe Hunt </w:t>
      </w:r>
      <w:r w:rsidR="001C595A" w:rsidRPr="00E66272">
        <w:rPr>
          <w:rFonts w:ascii="Arial" w:eastAsia="Aptos" w:hAnsi="Arial" w:cs="Arial" w:hint="cs"/>
          <w:color w:val="000000" w:themeColor="text1"/>
          <w:lang w:val="en-GB"/>
        </w:rPr>
        <w:t xml:space="preserve">(XH) </w:t>
      </w:r>
      <w:r w:rsidRPr="00E66272">
        <w:rPr>
          <w:rFonts w:ascii="Arial" w:eastAsia="Aptos" w:hAnsi="Arial" w:cs="Arial" w:hint="cs"/>
          <w:color w:val="000000" w:themeColor="text1"/>
          <w:lang w:val="en-GB"/>
        </w:rPr>
        <w:t xml:space="preserve">is the </w:t>
      </w:r>
      <w:r w:rsidR="005F738F" w:rsidRPr="00E66272">
        <w:rPr>
          <w:rFonts w:ascii="Arial" w:eastAsia="Aptos" w:hAnsi="Arial" w:cs="Arial" w:hint="cs"/>
          <w:color w:val="000000" w:themeColor="text1"/>
          <w:lang w:val="en-GB"/>
        </w:rPr>
        <w:t>Mental Health L</w:t>
      </w:r>
      <w:r w:rsidRPr="00E66272">
        <w:rPr>
          <w:rFonts w:ascii="Arial" w:eastAsia="Aptos" w:hAnsi="Arial" w:cs="Arial" w:hint="cs"/>
          <w:color w:val="000000" w:themeColor="text1"/>
          <w:lang w:val="en-GB"/>
        </w:rPr>
        <w:t>ead at AHRI</w:t>
      </w:r>
      <w:r w:rsidR="00620661">
        <w:rPr>
          <w:rFonts w:ascii="Arial" w:eastAsia="Aptos" w:hAnsi="Arial" w:cs="Arial"/>
          <w:color w:val="000000" w:themeColor="text1"/>
          <w:lang w:val="en-GB"/>
        </w:rPr>
        <w:t>;</w:t>
      </w:r>
      <w:r w:rsidR="005F738F" w:rsidRPr="00E66272">
        <w:rPr>
          <w:rFonts w:ascii="Arial" w:eastAsia="Aptos" w:hAnsi="Arial" w:cs="Arial" w:hint="cs"/>
          <w:color w:val="000000" w:themeColor="text1"/>
          <w:lang w:val="en-GB"/>
        </w:rPr>
        <w:t xml:space="preserve"> </w:t>
      </w:r>
      <w:r w:rsidRPr="00E66272">
        <w:rPr>
          <w:rFonts w:ascii="Arial" w:eastAsia="Aptos" w:hAnsi="Arial" w:cs="Arial" w:hint="cs"/>
          <w:color w:val="000000" w:themeColor="text1"/>
          <w:lang w:val="en-GB"/>
        </w:rPr>
        <w:t>Nondumiso Mthiyane</w:t>
      </w:r>
      <w:r w:rsidR="001C595A" w:rsidRPr="00E66272">
        <w:rPr>
          <w:rFonts w:ascii="Arial" w:eastAsia="Aptos" w:hAnsi="Arial" w:cs="Arial" w:hint="cs"/>
          <w:color w:val="000000" w:themeColor="text1"/>
          <w:lang w:val="en-GB"/>
        </w:rPr>
        <w:t xml:space="preserve"> (NM)</w:t>
      </w:r>
      <w:r w:rsidRPr="00E66272">
        <w:rPr>
          <w:rFonts w:ascii="Arial" w:eastAsia="Aptos" w:hAnsi="Arial" w:cs="Arial" w:hint="cs"/>
          <w:color w:val="000000" w:themeColor="text1"/>
          <w:lang w:val="en-GB"/>
        </w:rPr>
        <w:t xml:space="preserve"> is a biostatistician</w:t>
      </w:r>
      <w:r w:rsidR="00620661">
        <w:rPr>
          <w:rFonts w:ascii="Arial" w:eastAsia="Aptos" w:hAnsi="Arial" w:cs="Arial"/>
          <w:color w:val="000000" w:themeColor="text1"/>
          <w:lang w:val="en-GB"/>
        </w:rPr>
        <w:t>;</w:t>
      </w:r>
      <w:r w:rsidR="005F738F" w:rsidRPr="00E66272">
        <w:rPr>
          <w:rFonts w:ascii="Arial" w:eastAsia="Aptos" w:hAnsi="Arial" w:cs="Arial" w:hint="cs"/>
          <w:color w:val="000000" w:themeColor="text1"/>
          <w:lang w:val="en-GB"/>
        </w:rPr>
        <w:t xml:space="preserve"> </w:t>
      </w:r>
      <w:r w:rsidRPr="00E66272">
        <w:rPr>
          <w:rFonts w:ascii="Arial" w:eastAsia="Aptos" w:hAnsi="Arial" w:cs="Arial" w:hint="cs"/>
          <w:color w:val="000000" w:themeColor="text1"/>
          <w:lang w:val="en-GB"/>
        </w:rPr>
        <w:t xml:space="preserve">Professor Collins Iwuji </w:t>
      </w:r>
      <w:r w:rsidR="001C595A" w:rsidRPr="00E66272">
        <w:rPr>
          <w:rFonts w:ascii="Arial" w:eastAsia="Aptos" w:hAnsi="Arial" w:cs="Arial" w:hint="cs"/>
          <w:color w:val="000000" w:themeColor="text1"/>
          <w:lang w:val="en-GB"/>
        </w:rPr>
        <w:t xml:space="preserve">(CI) </w:t>
      </w:r>
      <w:r w:rsidRPr="00E66272">
        <w:rPr>
          <w:rFonts w:ascii="Arial" w:eastAsia="Aptos" w:hAnsi="Arial" w:cs="Arial" w:hint="cs"/>
          <w:color w:val="000000" w:themeColor="text1"/>
          <w:lang w:val="en-GB"/>
        </w:rPr>
        <w:t>is an epidemiolog</w:t>
      </w:r>
      <w:r w:rsidR="005F738F" w:rsidRPr="00E66272">
        <w:rPr>
          <w:rFonts w:ascii="Arial" w:eastAsia="Aptos" w:hAnsi="Arial" w:cs="Arial" w:hint="cs"/>
          <w:color w:val="000000" w:themeColor="text1"/>
          <w:lang w:val="en-GB"/>
        </w:rPr>
        <w:t xml:space="preserve">ist and </w:t>
      </w:r>
      <w:r w:rsidR="00B824AC" w:rsidRPr="00E66272">
        <w:rPr>
          <w:rFonts w:ascii="Arial" w:eastAsia="Aptos" w:hAnsi="Arial" w:cs="Arial"/>
          <w:color w:val="000000" w:themeColor="text1"/>
          <w:lang w:val="en-GB"/>
        </w:rPr>
        <w:t>H</w:t>
      </w:r>
      <w:r w:rsidR="005F738F" w:rsidRPr="00E66272">
        <w:rPr>
          <w:rFonts w:ascii="Arial" w:eastAsia="Aptos" w:hAnsi="Arial" w:cs="Arial" w:hint="cs"/>
          <w:color w:val="000000" w:themeColor="text1"/>
          <w:lang w:val="en-GB"/>
        </w:rPr>
        <w:t>ead of the AHRI HDSS</w:t>
      </w:r>
      <w:r w:rsidR="00620661">
        <w:rPr>
          <w:rFonts w:ascii="Arial" w:eastAsia="Aptos" w:hAnsi="Arial" w:cs="Arial"/>
          <w:color w:val="000000" w:themeColor="text1"/>
          <w:lang w:val="en-GB"/>
        </w:rPr>
        <w:t>;</w:t>
      </w:r>
      <w:r w:rsidR="005F738F" w:rsidRPr="00E66272">
        <w:rPr>
          <w:rFonts w:ascii="Arial" w:eastAsia="Aptos" w:hAnsi="Arial" w:cs="Arial" w:hint="cs"/>
          <w:color w:val="000000" w:themeColor="text1"/>
          <w:lang w:val="en-GB"/>
        </w:rPr>
        <w:t xml:space="preserve"> Dr Kobus Herbst </w:t>
      </w:r>
      <w:r w:rsidR="001C595A" w:rsidRPr="00E66272">
        <w:rPr>
          <w:rFonts w:ascii="Arial" w:eastAsia="Aptos" w:hAnsi="Arial" w:cs="Arial" w:hint="cs"/>
          <w:color w:val="000000" w:themeColor="text1"/>
          <w:lang w:val="en-GB"/>
        </w:rPr>
        <w:t xml:space="preserve">(KH) </w:t>
      </w:r>
      <w:r w:rsidR="005F738F" w:rsidRPr="00E66272">
        <w:rPr>
          <w:rFonts w:ascii="Arial" w:eastAsia="Aptos" w:hAnsi="Arial" w:cs="Arial" w:hint="cs"/>
          <w:color w:val="000000" w:themeColor="text1"/>
          <w:lang w:val="en-GB"/>
        </w:rPr>
        <w:t>is a population scientist</w:t>
      </w:r>
      <w:r w:rsidR="00620661">
        <w:rPr>
          <w:rFonts w:ascii="Arial" w:eastAsia="Aptos" w:hAnsi="Arial" w:cs="Arial"/>
          <w:color w:val="000000" w:themeColor="text1"/>
          <w:lang w:val="en-GB"/>
        </w:rPr>
        <w:t>,</w:t>
      </w:r>
      <w:r w:rsidR="005F738F" w:rsidRPr="00E66272">
        <w:rPr>
          <w:rFonts w:ascii="Arial" w:eastAsia="Aptos" w:hAnsi="Arial" w:cs="Arial" w:hint="cs"/>
          <w:color w:val="000000" w:themeColor="text1"/>
          <w:lang w:val="en-GB"/>
        </w:rPr>
        <w:t xml:space="preserve"> </w:t>
      </w:r>
      <w:r w:rsidR="009D16E8">
        <w:rPr>
          <w:rFonts w:ascii="Arial" w:eastAsia="Aptos" w:hAnsi="Arial" w:cs="Arial"/>
          <w:color w:val="000000" w:themeColor="text1"/>
          <w:lang w:val="en-GB"/>
        </w:rPr>
        <w:t>Director</w:t>
      </w:r>
      <w:r w:rsidR="005F738F" w:rsidRPr="00E66272">
        <w:rPr>
          <w:rFonts w:ascii="Arial" w:eastAsia="Aptos" w:hAnsi="Arial" w:cs="Arial" w:hint="cs"/>
          <w:color w:val="000000" w:themeColor="text1"/>
          <w:lang w:val="en-GB"/>
        </w:rPr>
        <w:t xml:space="preserve"> of Population Science at AHRI</w:t>
      </w:r>
      <w:r w:rsidR="00620661">
        <w:rPr>
          <w:rFonts w:ascii="Arial" w:eastAsia="Aptos" w:hAnsi="Arial" w:cs="Arial"/>
          <w:color w:val="000000" w:themeColor="text1"/>
          <w:lang w:val="en-GB"/>
        </w:rPr>
        <w:t xml:space="preserve"> and</w:t>
      </w:r>
      <w:r w:rsidRPr="00E66272">
        <w:rPr>
          <w:rFonts w:ascii="Arial" w:eastAsia="Aptos" w:hAnsi="Arial" w:cs="Arial" w:hint="cs"/>
          <w:color w:val="000000" w:themeColor="text1"/>
          <w:lang w:val="en-GB"/>
        </w:rPr>
        <w:t xml:space="preserve"> </w:t>
      </w:r>
      <w:r w:rsidR="00620661">
        <w:rPr>
          <w:rFonts w:ascii="Arial" w:eastAsia="Aptos" w:hAnsi="Arial" w:cs="Arial"/>
          <w:color w:val="000000" w:themeColor="text1"/>
          <w:lang w:val="en-GB"/>
        </w:rPr>
        <w:t>Director of SAPRIN;</w:t>
      </w:r>
      <w:r w:rsidRPr="00E66272">
        <w:rPr>
          <w:rFonts w:ascii="Arial" w:eastAsia="Aptos" w:hAnsi="Arial" w:cs="Arial" w:hint="cs"/>
          <w:color w:val="000000" w:themeColor="text1"/>
          <w:lang w:val="en-GB"/>
        </w:rPr>
        <w:t xml:space="preserve"> Associate Professor Kathy Baisley</w:t>
      </w:r>
      <w:r w:rsidR="001C595A" w:rsidRPr="00E66272">
        <w:rPr>
          <w:rFonts w:ascii="Arial" w:eastAsia="Aptos" w:hAnsi="Arial" w:cs="Arial" w:hint="cs"/>
          <w:color w:val="000000" w:themeColor="text1"/>
          <w:lang w:val="en-GB"/>
        </w:rPr>
        <w:t xml:space="preserve"> (KB)</w:t>
      </w:r>
      <w:r w:rsidR="00B824AC" w:rsidRPr="00E66272">
        <w:rPr>
          <w:rFonts w:ascii="Arial" w:eastAsia="Aptos" w:hAnsi="Arial" w:cs="Arial"/>
          <w:color w:val="000000" w:themeColor="text1"/>
          <w:lang w:val="en-GB"/>
        </w:rPr>
        <w:t xml:space="preserve"> is a statistician and</w:t>
      </w:r>
      <w:r w:rsidRPr="00E66272">
        <w:rPr>
          <w:rFonts w:ascii="Arial" w:eastAsia="Aptos" w:hAnsi="Arial" w:cs="Arial" w:hint="cs"/>
          <w:color w:val="000000" w:themeColor="text1"/>
          <w:lang w:val="en-GB"/>
        </w:rPr>
        <w:t xml:space="preserve"> leads </w:t>
      </w:r>
      <w:r w:rsidR="00DA4B64">
        <w:rPr>
          <w:rFonts w:ascii="Arial" w:eastAsia="Aptos" w:hAnsi="Arial" w:cs="Arial"/>
          <w:color w:val="000000" w:themeColor="text1"/>
          <w:lang w:val="en-GB"/>
        </w:rPr>
        <w:t>Data Science Unit</w:t>
      </w:r>
      <w:r w:rsidR="00DA4B64" w:rsidRPr="00E66272">
        <w:rPr>
          <w:rFonts w:ascii="Arial" w:eastAsia="Aptos" w:hAnsi="Arial" w:cs="Arial" w:hint="cs"/>
          <w:color w:val="000000" w:themeColor="text1"/>
          <w:lang w:val="en-GB"/>
        </w:rPr>
        <w:t xml:space="preserve"> </w:t>
      </w:r>
      <w:r w:rsidRPr="00E66272">
        <w:rPr>
          <w:rFonts w:ascii="Arial" w:eastAsia="Aptos" w:hAnsi="Arial" w:cs="Arial" w:hint="cs"/>
          <w:color w:val="000000" w:themeColor="text1"/>
          <w:lang w:val="en-GB"/>
        </w:rPr>
        <w:t xml:space="preserve">at AHRI. </w:t>
      </w:r>
      <w:r w:rsidR="005F738F" w:rsidRPr="00E66272">
        <w:rPr>
          <w:rFonts w:ascii="Arial" w:eastAsia="Aptos" w:hAnsi="Arial" w:cs="Arial" w:hint="cs"/>
          <w:color w:val="000000" w:themeColor="text1"/>
          <w:lang w:val="en-US"/>
        </w:rPr>
        <w:t xml:space="preserve">This team embodies inter-disciplinarity in two ways: firstly, </w:t>
      </w:r>
      <w:r w:rsidR="00BE014C" w:rsidRPr="00E66272">
        <w:rPr>
          <w:rFonts w:ascii="Arial" w:eastAsia="Aptos" w:hAnsi="Arial" w:cs="Arial"/>
          <w:color w:val="000000" w:themeColor="text1"/>
          <w:lang w:val="en-US"/>
        </w:rPr>
        <w:t>most</w:t>
      </w:r>
      <w:r w:rsidR="005F738F" w:rsidRPr="00E66272">
        <w:rPr>
          <w:rFonts w:ascii="Arial" w:eastAsia="Aptos" w:hAnsi="Arial" w:cs="Arial" w:hint="cs"/>
          <w:color w:val="000000" w:themeColor="text1"/>
          <w:lang w:val="en-US"/>
        </w:rPr>
        <w:t xml:space="preserve"> member</w:t>
      </w:r>
      <w:r w:rsidR="00BE014C" w:rsidRPr="00E66272">
        <w:rPr>
          <w:rFonts w:ascii="Arial" w:eastAsia="Aptos" w:hAnsi="Arial" w:cs="Arial"/>
          <w:color w:val="000000" w:themeColor="text1"/>
          <w:lang w:val="en-US"/>
        </w:rPr>
        <w:t>s</w:t>
      </w:r>
      <w:r w:rsidR="005F738F" w:rsidRPr="00E66272">
        <w:rPr>
          <w:rFonts w:ascii="Arial" w:eastAsia="Aptos" w:hAnsi="Arial" w:cs="Arial" w:hint="cs"/>
          <w:color w:val="000000" w:themeColor="text1"/>
          <w:lang w:val="en-US"/>
        </w:rPr>
        <w:t xml:space="preserve"> come from different </w:t>
      </w:r>
      <w:r w:rsidR="00B824AC" w:rsidRPr="00E66272">
        <w:rPr>
          <w:rFonts w:ascii="Arial" w:eastAsia="Aptos" w:hAnsi="Arial" w:cs="Arial"/>
          <w:color w:val="000000" w:themeColor="text1"/>
          <w:lang w:val="en-US"/>
        </w:rPr>
        <w:t>discipline</w:t>
      </w:r>
      <w:r w:rsidR="00BE014C" w:rsidRPr="00E66272">
        <w:rPr>
          <w:rFonts w:ascii="Arial" w:eastAsia="Aptos" w:hAnsi="Arial" w:cs="Arial"/>
          <w:color w:val="000000" w:themeColor="text1"/>
          <w:lang w:val="en-US"/>
        </w:rPr>
        <w:t>s</w:t>
      </w:r>
      <w:r w:rsidR="005F738F" w:rsidRPr="00E66272">
        <w:rPr>
          <w:rFonts w:ascii="Arial" w:eastAsia="Aptos" w:hAnsi="Arial" w:cs="Arial" w:hint="cs"/>
          <w:color w:val="000000" w:themeColor="text1"/>
          <w:lang w:val="en-US"/>
        </w:rPr>
        <w:t xml:space="preserve">. Secondly, </w:t>
      </w:r>
      <w:r w:rsidR="00BE014C" w:rsidRPr="00E66272">
        <w:rPr>
          <w:rFonts w:ascii="Arial" w:eastAsia="Aptos" w:hAnsi="Arial" w:cs="Arial"/>
          <w:color w:val="000000" w:themeColor="text1"/>
          <w:lang w:val="en-US"/>
        </w:rPr>
        <w:t>each</w:t>
      </w:r>
      <w:r w:rsidR="005F738F" w:rsidRPr="00E66272">
        <w:rPr>
          <w:rFonts w:ascii="Arial" w:eastAsia="Aptos" w:hAnsi="Arial" w:cs="Arial" w:hint="cs"/>
          <w:color w:val="000000" w:themeColor="text1"/>
          <w:lang w:val="en-US"/>
        </w:rPr>
        <w:t xml:space="preserve"> team member ha</w:t>
      </w:r>
      <w:r w:rsidR="00BE014C" w:rsidRPr="00E66272">
        <w:rPr>
          <w:rFonts w:ascii="Arial" w:eastAsia="Aptos" w:hAnsi="Arial" w:cs="Arial"/>
          <w:color w:val="000000" w:themeColor="text1"/>
          <w:lang w:val="en-US"/>
        </w:rPr>
        <w:t>s</w:t>
      </w:r>
      <w:r w:rsidR="005F738F" w:rsidRPr="00E66272">
        <w:rPr>
          <w:rFonts w:ascii="Arial" w:eastAsia="Aptos" w:hAnsi="Arial" w:cs="Arial" w:hint="cs"/>
          <w:color w:val="000000" w:themeColor="text1"/>
          <w:lang w:val="en-US"/>
        </w:rPr>
        <w:t xml:space="preserve"> </w:t>
      </w:r>
      <w:r w:rsidR="00B824AC" w:rsidRPr="00E66272">
        <w:rPr>
          <w:rFonts w:ascii="Arial" w:eastAsia="Aptos" w:hAnsi="Arial" w:cs="Arial"/>
          <w:color w:val="000000" w:themeColor="text1"/>
          <w:lang w:val="en-US"/>
        </w:rPr>
        <w:t>expertise which spans</w:t>
      </w:r>
      <w:r w:rsidR="005F738F" w:rsidRPr="00E66272">
        <w:rPr>
          <w:rFonts w:ascii="Arial" w:eastAsia="Aptos" w:hAnsi="Arial" w:cs="Arial" w:hint="cs"/>
          <w:color w:val="000000" w:themeColor="text1"/>
          <w:lang w:val="en-US"/>
        </w:rPr>
        <w:t xml:space="preserve"> multiple disciplines. CI, for instance, is a physician, epidemiolog</w:t>
      </w:r>
      <w:r w:rsidR="00B824AC" w:rsidRPr="00E66272">
        <w:rPr>
          <w:rFonts w:ascii="Arial" w:eastAsia="Aptos" w:hAnsi="Arial" w:cs="Arial"/>
          <w:color w:val="000000" w:themeColor="text1"/>
          <w:lang w:val="en-US"/>
        </w:rPr>
        <w:t>ist</w:t>
      </w:r>
      <w:r w:rsidR="005F738F" w:rsidRPr="00E66272">
        <w:rPr>
          <w:rFonts w:ascii="Arial" w:eastAsia="Aptos" w:hAnsi="Arial" w:cs="Arial" w:hint="cs"/>
          <w:color w:val="000000" w:themeColor="text1"/>
          <w:lang w:val="en-US"/>
        </w:rPr>
        <w:t>, and expert in climate and health</w:t>
      </w:r>
      <w:r w:rsidR="009D16E8">
        <w:rPr>
          <w:rFonts w:ascii="Arial" w:eastAsia="Aptos" w:hAnsi="Arial" w:cs="Arial"/>
          <w:color w:val="000000" w:themeColor="text1"/>
          <w:lang w:val="en-US"/>
        </w:rPr>
        <w:t xml:space="preserve"> with experience of designing epidemiological attribution studies</w:t>
      </w:r>
      <w:r w:rsidR="005F738F" w:rsidRPr="00E66272">
        <w:rPr>
          <w:rFonts w:ascii="Arial" w:eastAsia="Aptos" w:hAnsi="Arial" w:cs="Arial" w:hint="cs"/>
          <w:color w:val="000000" w:themeColor="text1"/>
          <w:lang w:val="en-US"/>
        </w:rPr>
        <w:t xml:space="preserve">; </w:t>
      </w:r>
      <w:r w:rsidR="00B824AC" w:rsidRPr="00E66272">
        <w:rPr>
          <w:rFonts w:ascii="Arial" w:eastAsia="Aptos" w:hAnsi="Arial" w:cs="Arial"/>
          <w:color w:val="000000" w:themeColor="text1"/>
          <w:lang w:val="en-US"/>
        </w:rPr>
        <w:t>K</w:t>
      </w:r>
      <w:r w:rsidR="005F738F" w:rsidRPr="00E66272">
        <w:rPr>
          <w:rFonts w:ascii="Arial" w:eastAsia="Aptos" w:hAnsi="Arial" w:cs="Arial" w:hint="cs"/>
          <w:color w:val="000000" w:themeColor="text1"/>
          <w:lang w:val="en-US"/>
        </w:rPr>
        <w:t>H is a public health physician</w:t>
      </w:r>
      <w:r w:rsidR="00E6281C">
        <w:rPr>
          <w:rFonts w:ascii="Arial" w:eastAsia="Aptos" w:hAnsi="Arial" w:cs="Arial"/>
          <w:color w:val="000000" w:themeColor="text1"/>
          <w:lang w:val="en-US"/>
        </w:rPr>
        <w:t>,</w:t>
      </w:r>
      <w:r w:rsidR="005F738F" w:rsidRPr="00E66272">
        <w:rPr>
          <w:rFonts w:ascii="Arial" w:eastAsia="Aptos" w:hAnsi="Arial" w:cs="Arial" w:hint="cs"/>
          <w:color w:val="000000" w:themeColor="text1"/>
          <w:lang w:val="en-US"/>
        </w:rPr>
        <w:t xml:space="preserve"> research information systems </w:t>
      </w:r>
      <w:r w:rsidR="00E6281C">
        <w:rPr>
          <w:rFonts w:ascii="Arial" w:eastAsia="Aptos" w:hAnsi="Arial" w:cs="Arial"/>
          <w:color w:val="000000" w:themeColor="text1"/>
          <w:lang w:val="en-US"/>
        </w:rPr>
        <w:t xml:space="preserve">and data curation </w:t>
      </w:r>
      <w:r w:rsidR="005F738F" w:rsidRPr="00E66272">
        <w:rPr>
          <w:rFonts w:ascii="Arial" w:eastAsia="Aptos" w:hAnsi="Arial" w:cs="Arial" w:hint="cs"/>
          <w:color w:val="000000" w:themeColor="text1"/>
          <w:lang w:val="en-US"/>
        </w:rPr>
        <w:t xml:space="preserve">specialist; and XH is a public mental health researcher with strong training in epidemiology and in participatory action research. This interdisciplinarity will allow the team to leverage multiple ways of knowing and vast, intra-continental networks in different </w:t>
      </w:r>
      <w:r w:rsidR="00CD38BE" w:rsidRPr="00E66272">
        <w:rPr>
          <w:rFonts w:ascii="Arial" w:eastAsia="Aptos" w:hAnsi="Arial" w:cs="Arial"/>
          <w:color w:val="000000" w:themeColor="text1"/>
          <w:lang w:val="en-US"/>
        </w:rPr>
        <w:t>fields</w:t>
      </w:r>
      <w:r w:rsidR="005F738F" w:rsidRPr="00E66272">
        <w:rPr>
          <w:rFonts w:ascii="Arial" w:eastAsia="Aptos" w:hAnsi="Arial" w:cs="Arial" w:hint="cs"/>
          <w:color w:val="000000" w:themeColor="text1"/>
          <w:lang w:val="en-US"/>
        </w:rPr>
        <w:t xml:space="preserve"> to increase the chances of success, and amplify the impact, of the proposed project.</w:t>
      </w:r>
    </w:p>
    <w:p w14:paraId="7CEAAF03" w14:textId="1A986D92" w:rsidR="00F31864" w:rsidRPr="00E66272" w:rsidRDefault="00F31864" w:rsidP="00E66272">
      <w:pPr>
        <w:spacing w:after="160" w:line="279" w:lineRule="auto"/>
        <w:jc w:val="both"/>
        <w:rPr>
          <w:rFonts w:ascii="Arial" w:eastAsia="Aptos" w:hAnsi="Arial" w:cs="Arial"/>
          <w:color w:val="000000" w:themeColor="text1"/>
          <w:lang w:val="en-US"/>
        </w:rPr>
      </w:pPr>
      <w:r w:rsidRPr="00E66272">
        <w:rPr>
          <w:rFonts w:ascii="Arial" w:eastAsia="Aptos" w:hAnsi="Arial" w:cs="Arial" w:hint="cs"/>
          <w:color w:val="000000" w:themeColor="text1"/>
          <w:lang w:val="en-US"/>
        </w:rPr>
        <w:t>XH has expertise in mental health, psychiatric epidemiology, co-creation in research, and social determinants, which position her well to lead this application.</w:t>
      </w:r>
      <w:r w:rsidR="00B824AC" w:rsidRPr="00E66272">
        <w:rPr>
          <w:rFonts w:ascii="Arial" w:eastAsia="Aptos" w:hAnsi="Arial" w:cs="Arial"/>
          <w:color w:val="000000" w:themeColor="text1"/>
          <w:lang w:val="en-US"/>
        </w:rPr>
        <w:t xml:space="preserve"> She has led initiatives for the World Health Organization </w:t>
      </w:r>
      <w:r w:rsidR="00CD38BE" w:rsidRPr="00E66272">
        <w:rPr>
          <w:rFonts w:ascii="Arial" w:eastAsia="Aptos" w:hAnsi="Arial" w:cs="Arial"/>
          <w:color w:val="000000" w:themeColor="text1"/>
          <w:lang w:val="en-US"/>
        </w:rPr>
        <w:t xml:space="preserve">(WHO) </w:t>
      </w:r>
      <w:r w:rsidR="00B824AC" w:rsidRPr="00E66272">
        <w:rPr>
          <w:rFonts w:ascii="Arial" w:eastAsia="Aptos" w:hAnsi="Arial" w:cs="Arial"/>
          <w:color w:val="000000" w:themeColor="text1"/>
          <w:lang w:val="en-US"/>
        </w:rPr>
        <w:t>and Mastercard Foundation on youth co-creation in research, and has led several studies, including work funded by Wellcome, UKRI, and FIRAH</w:t>
      </w:r>
      <w:r w:rsidR="00CD38BE" w:rsidRPr="00E66272">
        <w:rPr>
          <w:rFonts w:ascii="Arial" w:eastAsia="Aptos" w:hAnsi="Arial" w:cs="Arial"/>
          <w:color w:val="000000" w:themeColor="text1"/>
          <w:lang w:val="en-US"/>
        </w:rPr>
        <w:t>,</w:t>
      </w:r>
      <w:r w:rsidR="00B824AC" w:rsidRPr="00E66272">
        <w:rPr>
          <w:rFonts w:ascii="Arial" w:eastAsia="Aptos" w:hAnsi="Arial" w:cs="Arial"/>
          <w:color w:val="000000" w:themeColor="text1"/>
          <w:lang w:val="en-US"/>
        </w:rPr>
        <w:t xml:space="preserve"> which centered on co-creation. </w:t>
      </w:r>
      <w:r w:rsidR="00535A64" w:rsidRPr="00E66272">
        <w:rPr>
          <w:rFonts w:ascii="Arial" w:eastAsia="Aptos" w:hAnsi="Arial" w:cs="Arial"/>
          <w:color w:val="000000" w:themeColor="text1"/>
          <w:lang w:val="en-US"/>
        </w:rPr>
        <w:t xml:space="preserve">She is also an expert on social determinants, and has contributed to, and continues to contribute to, large national and international initiatives on the role of social protection, poverty, livelihoods, and migration on mental health and human development. </w:t>
      </w:r>
    </w:p>
    <w:p w14:paraId="550D8DCE" w14:textId="433FF52F" w:rsidR="00F31864" w:rsidRPr="00E66272" w:rsidRDefault="00F31864" w:rsidP="00E66272">
      <w:pPr>
        <w:spacing w:after="160" w:line="279" w:lineRule="auto"/>
        <w:jc w:val="both"/>
        <w:rPr>
          <w:rFonts w:ascii="Arial" w:eastAsia="Aptos" w:hAnsi="Arial" w:cs="Arial"/>
          <w:color w:val="000000" w:themeColor="text1"/>
          <w:lang w:val="en-US"/>
        </w:rPr>
      </w:pPr>
      <w:r w:rsidRPr="00E66272">
        <w:rPr>
          <w:rFonts w:ascii="Arial" w:eastAsia="Aptos" w:hAnsi="Arial" w:cs="Arial" w:hint="cs"/>
          <w:color w:val="000000" w:themeColor="text1"/>
          <w:lang w:val="en-US"/>
        </w:rPr>
        <w:lastRenderedPageBreak/>
        <w:t>CI and KH have intimate knowledge of the HDSS and capacity to support scale with their networks within other South African and African HDSS.</w:t>
      </w:r>
      <w:r w:rsidR="00040297">
        <w:rPr>
          <w:rFonts w:ascii="Arial" w:eastAsia="Aptos" w:hAnsi="Arial" w:cs="Arial"/>
          <w:color w:val="000000" w:themeColor="text1"/>
          <w:lang w:val="en-US"/>
        </w:rPr>
        <w:t xml:space="preserve"> </w:t>
      </w:r>
      <w:r w:rsidR="008C3574">
        <w:rPr>
          <w:rFonts w:ascii="Arial" w:eastAsia="Aptos" w:hAnsi="Arial" w:cs="Arial"/>
          <w:color w:val="000000" w:themeColor="text1"/>
          <w:lang w:val="en-US"/>
        </w:rPr>
        <w:t>CI is a clinician-epidemiologist leading large multi-country projects in sub-Saharan Africa, one of which is investigating the impact of climate change on mental health. He has received grant funding from WT, NIH, NIHR, BMGF and other funders.</w:t>
      </w:r>
      <w:r w:rsidR="00D97242">
        <w:rPr>
          <w:rFonts w:ascii="Arial" w:eastAsia="Aptos" w:hAnsi="Arial" w:cs="Arial"/>
          <w:color w:val="000000" w:themeColor="text1"/>
          <w:lang w:val="en-US"/>
        </w:rPr>
        <w:t xml:space="preserve"> KH </w:t>
      </w:r>
      <w:r w:rsidR="007662C3">
        <w:rPr>
          <w:rFonts w:ascii="Arial" w:eastAsia="Aptos" w:hAnsi="Arial" w:cs="Arial"/>
          <w:color w:val="000000" w:themeColor="text1"/>
          <w:lang w:val="en-US"/>
        </w:rPr>
        <w:t>is the director of the seven node SAPRIN HDSS network, that implements an identic</w:t>
      </w:r>
      <w:r w:rsidR="00C14394">
        <w:rPr>
          <w:rFonts w:ascii="Arial" w:eastAsia="Aptos" w:hAnsi="Arial" w:cs="Arial"/>
          <w:color w:val="000000" w:themeColor="text1"/>
          <w:lang w:val="en-US"/>
        </w:rPr>
        <w:t>al to the AHRI HDSS protocol</w:t>
      </w:r>
      <w:r w:rsidR="00B7432E">
        <w:rPr>
          <w:rFonts w:ascii="Arial" w:eastAsia="Aptos" w:hAnsi="Arial" w:cs="Arial"/>
          <w:color w:val="000000" w:themeColor="text1"/>
          <w:lang w:val="en-US"/>
        </w:rPr>
        <w:t>. He chairs the newly formed APCC</w:t>
      </w:r>
      <w:r w:rsidR="006D7737">
        <w:rPr>
          <w:rFonts w:ascii="Arial" w:eastAsia="Aptos" w:hAnsi="Arial" w:cs="Arial"/>
          <w:color w:val="000000" w:themeColor="text1"/>
          <w:lang w:val="en-US"/>
        </w:rPr>
        <w:t xml:space="preserve"> involving around fifty population cohorts in Africa.</w:t>
      </w:r>
      <w:r w:rsidR="00F61958">
        <w:rPr>
          <w:rFonts w:ascii="Arial" w:eastAsia="Aptos" w:hAnsi="Arial" w:cs="Arial"/>
          <w:color w:val="000000" w:themeColor="text1"/>
          <w:lang w:val="en-US"/>
        </w:rPr>
        <w:t xml:space="preserve"> He assisted with the original Mental Health Prize setup in South Africa.</w:t>
      </w:r>
    </w:p>
    <w:p w14:paraId="1706F534" w14:textId="36EFB06D" w:rsidR="00F31864" w:rsidRPr="00E66272" w:rsidRDefault="00F31864" w:rsidP="00E66272">
      <w:pPr>
        <w:spacing w:after="160" w:line="279" w:lineRule="auto"/>
        <w:jc w:val="both"/>
        <w:rPr>
          <w:rFonts w:ascii="Arial" w:eastAsia="Aptos" w:hAnsi="Arial" w:cs="Arial"/>
          <w:color w:val="000000" w:themeColor="text1"/>
          <w:lang w:val="en-US"/>
        </w:rPr>
      </w:pPr>
      <w:r w:rsidRPr="00E66272">
        <w:rPr>
          <w:rFonts w:ascii="Arial" w:eastAsia="Aptos" w:hAnsi="Arial" w:cs="Arial" w:hint="cs"/>
          <w:color w:val="000000" w:themeColor="text1"/>
          <w:lang w:val="en-US"/>
        </w:rPr>
        <w:t xml:space="preserve">KB has expertise in </w:t>
      </w:r>
      <w:r w:rsidR="00DA4B64">
        <w:rPr>
          <w:rFonts w:ascii="Arial" w:eastAsia="Aptos" w:hAnsi="Arial" w:cs="Arial"/>
          <w:color w:val="000000" w:themeColor="text1"/>
          <w:lang w:val="en-US"/>
        </w:rPr>
        <w:t>data linkage and longitudinal data analysis</w:t>
      </w:r>
      <w:r w:rsidRPr="00E66272">
        <w:rPr>
          <w:rFonts w:ascii="Arial" w:eastAsia="Aptos" w:hAnsi="Arial" w:cs="Arial" w:hint="cs"/>
          <w:color w:val="000000" w:themeColor="text1"/>
          <w:lang w:val="en-US"/>
        </w:rPr>
        <w:t>, as well as experience mentoring, training and overseeing biostatisticians.</w:t>
      </w:r>
    </w:p>
    <w:p w14:paraId="3DE781FA" w14:textId="696B82E3" w:rsidR="00F31864" w:rsidRPr="00E66272" w:rsidRDefault="00F31864" w:rsidP="00E66272">
      <w:pPr>
        <w:spacing w:after="160" w:line="279" w:lineRule="auto"/>
        <w:jc w:val="both"/>
        <w:rPr>
          <w:rFonts w:ascii="Arial" w:eastAsia="Aptos" w:hAnsi="Arial" w:cs="Arial"/>
          <w:color w:val="000000" w:themeColor="text1"/>
          <w:lang w:val="en-US"/>
        </w:rPr>
      </w:pPr>
      <w:r w:rsidRPr="00E66272">
        <w:rPr>
          <w:rFonts w:ascii="Arial" w:eastAsia="Aptos" w:hAnsi="Arial" w:cs="Arial" w:hint="cs"/>
          <w:color w:val="000000" w:themeColor="text1"/>
          <w:lang w:val="en-US"/>
        </w:rPr>
        <w:t xml:space="preserve">NM led the harmonization of the </w:t>
      </w:r>
      <w:r w:rsidR="00DA4B64">
        <w:rPr>
          <w:rFonts w:ascii="Arial" w:eastAsia="Arial" w:hAnsi="Arial" w:cs="Arial"/>
          <w:color w:val="000000" w:themeColor="text1"/>
        </w:rPr>
        <w:t>integrated</w:t>
      </w:r>
      <w:r w:rsidRPr="00E66272">
        <w:rPr>
          <w:rFonts w:ascii="Arial" w:eastAsia="Arial" w:hAnsi="Arial" w:cs="Arial" w:hint="cs"/>
          <w:color w:val="000000" w:themeColor="text1"/>
        </w:rPr>
        <w:t xml:space="preserve"> dataset of mental health </w:t>
      </w:r>
      <w:proofErr w:type="gramStart"/>
      <w:r w:rsidRPr="00E66272">
        <w:rPr>
          <w:rFonts w:ascii="Arial" w:eastAsia="Arial" w:hAnsi="Arial" w:cs="Arial" w:hint="cs"/>
          <w:color w:val="000000" w:themeColor="text1"/>
        </w:rPr>
        <w:t>measures</w:t>
      </w:r>
      <w:proofErr w:type="gramEnd"/>
      <w:r w:rsidRPr="00E66272">
        <w:rPr>
          <w:rFonts w:ascii="Arial" w:eastAsia="Arial" w:hAnsi="Arial" w:cs="Arial" w:hint="cs"/>
          <w:color w:val="000000" w:themeColor="text1"/>
        </w:rPr>
        <w:t xml:space="preserve"> and her PhD research </w:t>
      </w:r>
      <w:r w:rsidR="00DA4B64">
        <w:rPr>
          <w:rFonts w:ascii="Arial" w:eastAsia="Arial" w:hAnsi="Arial" w:cs="Arial"/>
          <w:color w:val="000000" w:themeColor="text1"/>
        </w:rPr>
        <w:t xml:space="preserve">was </w:t>
      </w:r>
      <w:r w:rsidRPr="00E66272">
        <w:rPr>
          <w:rFonts w:ascii="Arial" w:eastAsia="Arial" w:hAnsi="Arial" w:cs="Arial" w:hint="cs"/>
          <w:color w:val="000000" w:themeColor="text1"/>
        </w:rPr>
        <w:t xml:space="preserve">on the measurement of mental health, including depression, in </w:t>
      </w:r>
      <w:r w:rsidR="00DA4B64">
        <w:rPr>
          <w:rFonts w:ascii="Arial" w:eastAsia="Arial" w:hAnsi="Arial" w:cs="Arial"/>
          <w:color w:val="000000" w:themeColor="text1"/>
        </w:rPr>
        <w:t>young people in this population</w:t>
      </w:r>
      <w:r w:rsidRPr="00E66272">
        <w:rPr>
          <w:rFonts w:ascii="Arial" w:eastAsia="Arial" w:hAnsi="Arial" w:cs="Arial" w:hint="cs"/>
          <w:color w:val="000000" w:themeColor="text1"/>
        </w:rPr>
        <w:t>.</w:t>
      </w:r>
    </w:p>
    <w:p w14:paraId="53299161" w14:textId="058AF9F9" w:rsidR="00F31864" w:rsidRPr="00E66272" w:rsidRDefault="001C595A" w:rsidP="00E66272">
      <w:pPr>
        <w:spacing w:after="160" w:line="279" w:lineRule="auto"/>
        <w:jc w:val="both"/>
        <w:rPr>
          <w:rFonts w:ascii="Arial" w:eastAsia="Aptos" w:hAnsi="Arial" w:cs="Arial"/>
          <w:color w:val="000000" w:themeColor="text1"/>
          <w:lang w:val="en-US"/>
        </w:rPr>
      </w:pPr>
      <w:r w:rsidRPr="00E66272">
        <w:rPr>
          <w:rFonts w:ascii="Arial" w:eastAsia="Aptos" w:hAnsi="Arial" w:cs="Arial" w:hint="cs"/>
          <w:color w:val="000000" w:themeColor="text1"/>
          <w:lang w:val="en-US"/>
        </w:rPr>
        <w:t xml:space="preserve">Importantly, the team will be working in an experienced, agile, and responsive research environment. AHRI’s research combines population, basic and translational, social, and clinical sciences to understand and intervene in the health and well-being of South African communities. The organisation works in partnership with local communities and South African academic, governmental, and other policy stakeholders and collaborates with over 60 institutions globally. </w:t>
      </w:r>
      <w:r w:rsidR="00161008" w:rsidRPr="00E66272">
        <w:rPr>
          <w:rFonts w:ascii="Arial" w:eastAsia="Aptos" w:hAnsi="Arial" w:cs="Arial" w:hint="cs"/>
          <w:color w:val="000000" w:themeColor="text1"/>
          <w:lang w:val="en-US"/>
        </w:rPr>
        <w:t xml:space="preserve">Multiple scientific platforms and core business structures </w:t>
      </w:r>
      <w:r w:rsidR="00CD38BE" w:rsidRPr="00E66272">
        <w:rPr>
          <w:rFonts w:ascii="Arial" w:eastAsia="Aptos" w:hAnsi="Arial" w:cs="Arial"/>
          <w:color w:val="000000" w:themeColor="text1"/>
          <w:lang w:val="en-US"/>
        </w:rPr>
        <w:t>will support the project</w:t>
      </w:r>
      <w:r w:rsidR="00161008" w:rsidRPr="00E66272">
        <w:rPr>
          <w:rFonts w:ascii="Arial" w:eastAsia="Aptos" w:hAnsi="Arial" w:cs="Arial" w:hint="cs"/>
          <w:color w:val="000000" w:themeColor="text1"/>
          <w:lang w:val="en-US"/>
        </w:rPr>
        <w:t xml:space="preserve">, including </w:t>
      </w:r>
      <w:r w:rsidR="00CD38BE" w:rsidRPr="00E66272">
        <w:rPr>
          <w:rFonts w:ascii="Arial" w:eastAsia="Aptos" w:hAnsi="Arial" w:cs="Arial"/>
          <w:color w:val="000000" w:themeColor="text1"/>
          <w:lang w:val="en-US"/>
        </w:rPr>
        <w:t>the</w:t>
      </w:r>
      <w:r w:rsidR="00161008" w:rsidRPr="00E66272">
        <w:rPr>
          <w:rFonts w:ascii="Arial" w:eastAsia="Aptos" w:hAnsi="Arial" w:cs="Arial" w:hint="cs"/>
          <w:color w:val="000000" w:themeColor="text1"/>
          <w:lang w:val="en-US"/>
        </w:rPr>
        <w:t xml:space="preserve"> data science unit, and </w:t>
      </w:r>
      <w:r w:rsidR="00771AB2" w:rsidRPr="00E66272">
        <w:rPr>
          <w:rFonts w:ascii="Arial" w:eastAsia="Aptos" w:hAnsi="Arial" w:cs="Arial"/>
          <w:color w:val="000000" w:themeColor="text1"/>
          <w:lang w:val="en-US"/>
        </w:rPr>
        <w:t xml:space="preserve">HDSS core, the latter of which provides world-class, coordinated research operational support for </w:t>
      </w:r>
      <w:r w:rsidR="00CD38BE" w:rsidRPr="00E66272">
        <w:rPr>
          <w:rFonts w:ascii="Arial" w:eastAsia="Aptos" w:hAnsi="Arial" w:cs="Arial"/>
          <w:color w:val="000000" w:themeColor="text1"/>
          <w:lang w:val="en-US"/>
        </w:rPr>
        <w:t>any studies using HDSS data</w:t>
      </w:r>
      <w:r w:rsidR="00161008" w:rsidRPr="00E66272">
        <w:rPr>
          <w:rFonts w:ascii="Arial" w:eastAsia="Aptos" w:hAnsi="Arial" w:cs="Arial" w:hint="cs"/>
          <w:color w:val="000000" w:themeColor="text1"/>
          <w:lang w:val="en-US"/>
        </w:rPr>
        <w:t>.</w:t>
      </w:r>
      <w:r w:rsidR="00771AB2" w:rsidRPr="00E66272">
        <w:rPr>
          <w:rFonts w:ascii="Arial" w:eastAsia="Aptos" w:hAnsi="Arial" w:cs="Arial"/>
          <w:color w:val="000000" w:themeColor="text1"/>
          <w:lang w:val="en-US"/>
        </w:rPr>
        <w:t xml:space="preserve"> </w:t>
      </w:r>
    </w:p>
    <w:p w14:paraId="0B63CD12" w14:textId="5C892D48" w:rsidR="00FF423F" w:rsidRPr="00E66272" w:rsidRDefault="00771AB2" w:rsidP="00E66272">
      <w:pPr>
        <w:spacing w:after="160" w:line="279" w:lineRule="auto"/>
        <w:jc w:val="both"/>
        <w:rPr>
          <w:rFonts w:ascii="Arial" w:eastAsia="Aptos" w:hAnsi="Arial" w:cs="Arial"/>
          <w:color w:val="000000" w:themeColor="text1"/>
          <w:lang w:val="en-GB"/>
        </w:rPr>
      </w:pPr>
      <w:r w:rsidRPr="00E66272">
        <w:rPr>
          <w:rFonts w:ascii="Arial" w:eastAsia="Aptos" w:hAnsi="Arial" w:cs="Arial"/>
          <w:color w:val="000000" w:themeColor="text1"/>
          <w:lang w:val="en-US"/>
        </w:rPr>
        <w:t>Finally, the team will be working a</w:t>
      </w:r>
      <w:r w:rsidR="005F738F" w:rsidRPr="00E66272">
        <w:rPr>
          <w:rFonts w:ascii="Arial" w:eastAsia="Aptos" w:hAnsi="Arial" w:cs="Arial" w:hint="cs"/>
          <w:color w:val="000000" w:themeColor="text1"/>
          <w:lang w:val="en-US"/>
        </w:rPr>
        <w:t xml:space="preserve">longside a Youth Advisory Group (YAG) comprised of young people aged 13-24 living in the AHRI HDSS. </w:t>
      </w:r>
      <w:r w:rsidRPr="00E66272">
        <w:rPr>
          <w:rFonts w:ascii="Arial" w:eastAsia="Aptos" w:hAnsi="Arial" w:cs="Arial"/>
          <w:color w:val="000000" w:themeColor="text1"/>
          <w:lang w:val="en-US"/>
        </w:rPr>
        <w:t xml:space="preserve">AHRI researchers have a longstanding track-record of youth engagement in research, and many of the Institute’s youth-focused studies have YAGs. </w:t>
      </w:r>
    </w:p>
    <w:p w14:paraId="110A4D9B" w14:textId="26DB1FB4" w:rsidR="7A201926" w:rsidRPr="00E66272" w:rsidRDefault="002832B2" w:rsidP="00E66272">
      <w:pPr>
        <w:shd w:val="clear" w:color="auto" w:fill="E7E6E6" w:themeFill="background2"/>
        <w:jc w:val="both"/>
        <w:rPr>
          <w:rFonts w:ascii="Arial" w:hAnsi="Arial" w:cs="Arial"/>
          <w:color w:val="000000" w:themeColor="text1"/>
        </w:rPr>
      </w:pPr>
      <w:r w:rsidRPr="00E66272">
        <w:rPr>
          <w:rFonts w:ascii="Arial" w:hAnsi="Arial" w:cs="Arial" w:hint="cs"/>
          <w:color w:val="000000" w:themeColor="text1"/>
          <w:lang w:val="en-GB"/>
        </w:rPr>
        <w:t>8</w:t>
      </w:r>
      <w:r w:rsidR="00AA4DC4" w:rsidRPr="00E66272">
        <w:rPr>
          <w:rFonts w:ascii="Arial" w:hAnsi="Arial" w:cs="Arial" w:hint="cs"/>
          <w:color w:val="000000" w:themeColor="text1"/>
        </w:rPr>
        <w:t>. Potential for uptake</w:t>
      </w:r>
      <w:r w:rsidR="00D3444C" w:rsidRPr="00E66272">
        <w:rPr>
          <w:rFonts w:ascii="Arial" w:hAnsi="Arial" w:cs="Arial" w:hint="cs"/>
          <w:color w:val="000000" w:themeColor="text1"/>
          <w:lang w:val="en-GB"/>
        </w:rPr>
        <w:t xml:space="preserve">, </w:t>
      </w:r>
      <w:r w:rsidR="00AA4DC4" w:rsidRPr="00E66272">
        <w:rPr>
          <w:rFonts w:ascii="Arial" w:hAnsi="Arial" w:cs="Arial" w:hint="cs"/>
          <w:color w:val="000000" w:themeColor="text1"/>
        </w:rPr>
        <w:t xml:space="preserve">dissemination </w:t>
      </w:r>
      <w:r w:rsidR="00D3444C" w:rsidRPr="00E66272">
        <w:rPr>
          <w:rFonts w:ascii="Arial" w:hAnsi="Arial" w:cs="Arial" w:hint="cs"/>
          <w:color w:val="000000" w:themeColor="text1"/>
          <w:lang w:val="en-GB"/>
        </w:rPr>
        <w:t>and capacity building plan</w:t>
      </w:r>
      <w:r w:rsidR="00734717" w:rsidRPr="00E66272">
        <w:rPr>
          <w:rFonts w:ascii="Arial" w:hAnsi="Arial" w:cs="Arial" w:hint="cs"/>
          <w:color w:val="000000" w:themeColor="text1"/>
        </w:rPr>
        <w:t xml:space="preserve"> (</w:t>
      </w:r>
      <w:r w:rsidR="00432FC8" w:rsidRPr="00E66272">
        <w:rPr>
          <w:rFonts w:ascii="Arial" w:hAnsi="Arial" w:cs="Arial" w:hint="cs"/>
          <w:color w:val="000000" w:themeColor="text1"/>
          <w:lang w:val="en-GB"/>
        </w:rPr>
        <w:t>4</w:t>
      </w:r>
      <w:r w:rsidR="00AA4DC4" w:rsidRPr="00E66272">
        <w:rPr>
          <w:rFonts w:ascii="Arial" w:hAnsi="Arial" w:cs="Arial" w:hint="cs"/>
          <w:color w:val="000000" w:themeColor="text1"/>
        </w:rPr>
        <w:t xml:space="preserve">00 words) </w:t>
      </w:r>
    </w:p>
    <w:p w14:paraId="59866F70" w14:textId="77777777" w:rsidR="008E730D" w:rsidRPr="00E66272" w:rsidRDefault="008E730D" w:rsidP="00E66272">
      <w:pPr>
        <w:jc w:val="both"/>
        <w:rPr>
          <w:rFonts w:ascii="Arial" w:hAnsi="Arial" w:cs="Arial"/>
          <w:color w:val="000000" w:themeColor="text1"/>
          <w:lang w:val="en-US"/>
        </w:rPr>
      </w:pPr>
    </w:p>
    <w:p w14:paraId="6A96D943" w14:textId="5DA4078C" w:rsidR="7589BF5B" w:rsidRPr="00E66272" w:rsidRDefault="00E631C2" w:rsidP="00E66272">
      <w:pPr>
        <w:jc w:val="both"/>
        <w:rPr>
          <w:rFonts w:ascii="Arial" w:hAnsi="Arial" w:cs="Arial"/>
          <w:color w:val="000000" w:themeColor="text1"/>
          <w:lang w:val="en-US"/>
        </w:rPr>
      </w:pPr>
      <w:r w:rsidRPr="00E66272">
        <w:rPr>
          <w:rFonts w:ascii="Arial" w:hAnsi="Arial" w:cs="Arial" w:hint="cs"/>
          <w:color w:val="000000" w:themeColor="text1"/>
          <w:lang w:val="en-US"/>
        </w:rPr>
        <w:t>Several</w:t>
      </w:r>
      <w:r w:rsidR="00090CC4" w:rsidRPr="00E66272">
        <w:rPr>
          <w:rFonts w:ascii="Arial" w:hAnsi="Arial" w:cs="Arial" w:hint="cs"/>
          <w:color w:val="000000" w:themeColor="text1"/>
          <w:lang w:val="en-US"/>
        </w:rPr>
        <w:t xml:space="preserve"> opportunities for uptake, dissemination, and capacity-building will be enabled by this research:</w:t>
      </w:r>
    </w:p>
    <w:p w14:paraId="6BECEE92" w14:textId="0B995DE7" w:rsidR="00090CC4" w:rsidRPr="00E66272" w:rsidRDefault="00090CC4" w:rsidP="5F7C5B9A">
      <w:pPr>
        <w:pStyle w:val="ListParagraph"/>
        <w:numPr>
          <w:ilvl w:val="0"/>
          <w:numId w:val="42"/>
        </w:numPr>
        <w:jc w:val="both"/>
        <w:rPr>
          <w:rFonts w:ascii="Arial" w:hAnsi="Arial" w:cs="Arial"/>
          <w:color w:val="000000" w:themeColor="text1"/>
        </w:rPr>
      </w:pPr>
      <w:r w:rsidRPr="5F7C5B9A">
        <w:rPr>
          <w:rFonts w:ascii="Arial" w:hAnsi="Arial" w:cs="Arial"/>
          <w:b/>
          <w:bCs/>
          <w:color w:val="000000" w:themeColor="text1"/>
        </w:rPr>
        <w:t>Capacity-building within the research team:</w:t>
      </w:r>
      <w:r w:rsidRPr="5F7C5B9A">
        <w:rPr>
          <w:rFonts w:ascii="Arial" w:hAnsi="Arial" w:cs="Arial"/>
          <w:color w:val="000000" w:themeColor="text1"/>
        </w:rPr>
        <w:t xml:space="preserve"> XH, KB, CI, and KH will develop a mentorship plan for NM, who is an emerging scientist. The mentorship plan will centre on </w:t>
      </w:r>
      <w:r w:rsidR="00E631C2" w:rsidRPr="5F7C5B9A">
        <w:rPr>
          <w:rFonts w:ascii="Arial" w:hAnsi="Arial" w:cs="Arial"/>
          <w:color w:val="000000" w:themeColor="text1"/>
        </w:rPr>
        <w:t>supporting</w:t>
      </w:r>
      <w:r w:rsidRPr="5F7C5B9A">
        <w:rPr>
          <w:rFonts w:ascii="Arial" w:hAnsi="Arial" w:cs="Arial"/>
          <w:color w:val="000000" w:themeColor="text1"/>
        </w:rPr>
        <w:t xml:space="preserve"> NM</w:t>
      </w:r>
      <w:r w:rsidR="00E631C2" w:rsidRPr="5F7C5B9A">
        <w:rPr>
          <w:rFonts w:ascii="Arial" w:hAnsi="Arial" w:cs="Arial"/>
          <w:color w:val="000000" w:themeColor="text1"/>
        </w:rPr>
        <w:t>’s</w:t>
      </w:r>
      <w:r w:rsidRPr="5F7C5B9A">
        <w:rPr>
          <w:rFonts w:ascii="Arial" w:hAnsi="Arial" w:cs="Arial"/>
          <w:color w:val="000000" w:themeColor="text1"/>
        </w:rPr>
        <w:t xml:space="preserve"> </w:t>
      </w:r>
      <w:r w:rsidR="00E631C2" w:rsidRPr="5F7C5B9A">
        <w:rPr>
          <w:rFonts w:ascii="Arial" w:hAnsi="Arial" w:cs="Arial"/>
          <w:color w:val="000000" w:themeColor="text1"/>
        </w:rPr>
        <w:t>exposure to different</w:t>
      </w:r>
      <w:r w:rsidRPr="5F7C5B9A">
        <w:rPr>
          <w:rFonts w:ascii="Arial" w:hAnsi="Arial" w:cs="Arial"/>
          <w:color w:val="000000" w:themeColor="text1"/>
        </w:rPr>
        <w:t xml:space="preserve"> disciplines (social science, population science, epidemiology), </w:t>
      </w:r>
      <w:r w:rsidR="00E631C2" w:rsidRPr="5F7C5B9A">
        <w:rPr>
          <w:rFonts w:ascii="Arial" w:hAnsi="Arial" w:cs="Arial"/>
          <w:color w:val="000000" w:themeColor="text1"/>
        </w:rPr>
        <w:t>and</w:t>
      </w:r>
      <w:r w:rsidRPr="5F7C5B9A">
        <w:rPr>
          <w:rFonts w:ascii="Arial" w:hAnsi="Arial" w:cs="Arial"/>
          <w:color w:val="000000" w:themeColor="text1"/>
        </w:rPr>
        <w:t xml:space="preserve"> </w:t>
      </w:r>
      <w:r w:rsidR="00062D6A" w:rsidRPr="5F7C5B9A">
        <w:rPr>
          <w:rFonts w:ascii="Arial" w:hAnsi="Arial" w:cs="Arial"/>
          <w:color w:val="000000" w:themeColor="text1"/>
        </w:rPr>
        <w:t xml:space="preserve">further </w:t>
      </w:r>
      <w:r w:rsidRPr="5F7C5B9A">
        <w:rPr>
          <w:rFonts w:ascii="Arial" w:hAnsi="Arial" w:cs="Arial"/>
          <w:color w:val="000000" w:themeColor="text1"/>
        </w:rPr>
        <w:t xml:space="preserve">hone her expertise in biostatistics. She will also line manage </w:t>
      </w:r>
      <w:r w:rsidR="00062D6A" w:rsidRPr="5F7C5B9A">
        <w:rPr>
          <w:rFonts w:ascii="Arial" w:hAnsi="Arial" w:cs="Arial"/>
          <w:color w:val="000000" w:themeColor="text1"/>
        </w:rPr>
        <w:t xml:space="preserve">a </w:t>
      </w:r>
      <w:r w:rsidRPr="5F7C5B9A">
        <w:rPr>
          <w:rFonts w:ascii="Arial" w:hAnsi="Arial" w:cs="Arial"/>
          <w:color w:val="000000" w:themeColor="text1"/>
        </w:rPr>
        <w:t>data manager</w:t>
      </w:r>
      <w:r w:rsidR="00734B17" w:rsidRPr="5F7C5B9A">
        <w:rPr>
          <w:rFonts w:ascii="Arial" w:hAnsi="Arial" w:cs="Arial"/>
          <w:color w:val="000000" w:themeColor="text1"/>
        </w:rPr>
        <w:t xml:space="preserve"> to</w:t>
      </w:r>
      <w:r w:rsidRPr="5F7C5B9A">
        <w:rPr>
          <w:rFonts w:ascii="Arial" w:hAnsi="Arial" w:cs="Arial"/>
          <w:color w:val="000000" w:themeColor="text1"/>
        </w:rPr>
        <w:t xml:space="preserve"> </w:t>
      </w:r>
      <w:r w:rsidR="00734B17" w:rsidRPr="5F7C5B9A">
        <w:rPr>
          <w:rFonts w:ascii="Arial" w:hAnsi="Arial" w:cs="Arial"/>
          <w:color w:val="000000" w:themeColor="text1"/>
        </w:rPr>
        <w:t>develop her</w:t>
      </w:r>
      <w:r w:rsidRPr="5F7C5B9A">
        <w:rPr>
          <w:rFonts w:ascii="Arial" w:hAnsi="Arial" w:cs="Arial"/>
          <w:color w:val="000000" w:themeColor="text1"/>
        </w:rPr>
        <w:t xml:space="preserve"> leadership skills</w:t>
      </w:r>
      <w:r w:rsidR="00734B17" w:rsidRPr="5F7C5B9A">
        <w:rPr>
          <w:rFonts w:ascii="Arial" w:hAnsi="Arial" w:cs="Arial"/>
          <w:color w:val="000000" w:themeColor="text1"/>
        </w:rPr>
        <w:t xml:space="preserve">, and lead </w:t>
      </w:r>
      <w:r w:rsidR="00062D6A" w:rsidRPr="5F7C5B9A">
        <w:rPr>
          <w:rFonts w:ascii="Arial" w:hAnsi="Arial" w:cs="Arial"/>
          <w:color w:val="000000" w:themeColor="text1"/>
        </w:rPr>
        <w:t>s</w:t>
      </w:r>
      <w:r w:rsidR="00734B17" w:rsidRPr="5F7C5B9A">
        <w:rPr>
          <w:rFonts w:ascii="Arial" w:hAnsi="Arial" w:cs="Arial"/>
          <w:color w:val="000000" w:themeColor="text1"/>
        </w:rPr>
        <w:t>o</w:t>
      </w:r>
      <w:r w:rsidR="00062D6A" w:rsidRPr="5F7C5B9A">
        <w:rPr>
          <w:rFonts w:ascii="Arial" w:hAnsi="Arial" w:cs="Arial"/>
          <w:color w:val="000000" w:themeColor="text1"/>
        </w:rPr>
        <w:t>m</w:t>
      </w:r>
      <w:r w:rsidR="00734B17" w:rsidRPr="5F7C5B9A">
        <w:rPr>
          <w:rFonts w:ascii="Arial" w:hAnsi="Arial" w:cs="Arial"/>
          <w:color w:val="000000" w:themeColor="text1"/>
        </w:rPr>
        <w:t>e of the main publications</w:t>
      </w:r>
      <w:r w:rsidRPr="5F7C5B9A">
        <w:rPr>
          <w:rFonts w:ascii="Arial" w:hAnsi="Arial" w:cs="Arial"/>
          <w:color w:val="000000" w:themeColor="text1"/>
        </w:rPr>
        <w:t xml:space="preserve">. A junior social scientist will be trained in project management and co-creation, as well as stakeholder engagement. </w:t>
      </w:r>
    </w:p>
    <w:p w14:paraId="19003CE3" w14:textId="7479BBC2" w:rsidR="00090CC4" w:rsidRPr="00E66272" w:rsidRDefault="00090CC4" w:rsidP="5F7C5B9A">
      <w:pPr>
        <w:pStyle w:val="ListParagraph"/>
        <w:numPr>
          <w:ilvl w:val="0"/>
          <w:numId w:val="42"/>
        </w:numPr>
        <w:jc w:val="both"/>
        <w:rPr>
          <w:rFonts w:ascii="Arial" w:hAnsi="Arial" w:cs="Arial"/>
          <w:color w:val="000000" w:themeColor="text1"/>
        </w:rPr>
      </w:pPr>
      <w:r w:rsidRPr="5F7C5B9A">
        <w:rPr>
          <w:rFonts w:ascii="Arial" w:hAnsi="Arial" w:cs="Arial"/>
          <w:b/>
          <w:bCs/>
          <w:color w:val="000000" w:themeColor="text1"/>
        </w:rPr>
        <w:t>Capacity-building of the YAG through engagement in research:</w:t>
      </w:r>
      <w:r w:rsidRPr="5F7C5B9A">
        <w:rPr>
          <w:rFonts w:ascii="Arial" w:hAnsi="Arial" w:cs="Arial"/>
          <w:color w:val="000000" w:themeColor="text1"/>
        </w:rPr>
        <w:t xml:space="preserve"> The YAG members will learn research skills, contribute to the generation of knowledge, interact with key stakeholders in their communities, and earn a stipend through this research. Importantly, the act of being involved in the </w:t>
      </w:r>
      <w:r w:rsidR="008E730D" w:rsidRPr="5F7C5B9A">
        <w:rPr>
          <w:rFonts w:ascii="Arial" w:hAnsi="Arial" w:cs="Arial"/>
          <w:color w:val="000000" w:themeColor="text1"/>
        </w:rPr>
        <w:t>research</w:t>
      </w:r>
      <w:r w:rsidRPr="5F7C5B9A">
        <w:rPr>
          <w:rFonts w:ascii="Arial" w:hAnsi="Arial" w:cs="Arial"/>
          <w:color w:val="000000" w:themeColor="text1"/>
        </w:rPr>
        <w:t xml:space="preserve"> will create opportunities for </w:t>
      </w:r>
      <w:r w:rsidRPr="5F7C5B9A">
        <w:rPr>
          <w:rFonts w:ascii="Arial" w:hAnsi="Arial" w:cs="Arial"/>
          <w:color w:val="000000" w:themeColor="text1"/>
        </w:rPr>
        <w:lastRenderedPageBreak/>
        <w:t xml:space="preserve">conscientisation on the issues affecting their communities, scaffolding future advocacy.  </w:t>
      </w:r>
    </w:p>
    <w:p w14:paraId="27559157" w14:textId="7A4AFE4A" w:rsidR="00090CC4" w:rsidRPr="00E66272" w:rsidRDefault="00090CC4" w:rsidP="5F7C5B9A">
      <w:pPr>
        <w:pStyle w:val="ListParagraph"/>
        <w:numPr>
          <w:ilvl w:val="0"/>
          <w:numId w:val="42"/>
        </w:numPr>
        <w:jc w:val="both"/>
        <w:rPr>
          <w:rFonts w:ascii="Arial" w:hAnsi="Arial" w:cs="Arial"/>
          <w:color w:val="000000" w:themeColor="text1"/>
        </w:rPr>
      </w:pPr>
      <w:r w:rsidRPr="5F7C5B9A">
        <w:rPr>
          <w:rFonts w:ascii="Arial" w:hAnsi="Arial" w:cs="Arial"/>
          <w:b/>
          <w:bCs/>
          <w:color w:val="000000" w:themeColor="text1"/>
        </w:rPr>
        <w:t>Capacity-building of the research team through interaction with the YAG:</w:t>
      </w:r>
      <w:r w:rsidRPr="5F7C5B9A">
        <w:rPr>
          <w:rFonts w:ascii="Arial" w:hAnsi="Arial" w:cs="Arial"/>
          <w:color w:val="000000" w:themeColor="text1"/>
        </w:rPr>
        <w:t xml:space="preserve"> </w:t>
      </w:r>
      <w:r w:rsidR="00734B17" w:rsidRPr="5F7C5B9A">
        <w:rPr>
          <w:rFonts w:ascii="Arial" w:hAnsi="Arial" w:cs="Arial"/>
          <w:color w:val="000000" w:themeColor="text1"/>
        </w:rPr>
        <w:t>The</w:t>
      </w:r>
      <w:r w:rsidRPr="5F7C5B9A">
        <w:rPr>
          <w:rFonts w:ascii="Arial" w:hAnsi="Arial" w:cs="Arial"/>
          <w:color w:val="000000" w:themeColor="text1"/>
        </w:rPr>
        <w:t xml:space="preserve"> </w:t>
      </w:r>
      <w:r w:rsidR="008E730D" w:rsidRPr="5F7C5B9A">
        <w:rPr>
          <w:rFonts w:ascii="Arial" w:hAnsi="Arial" w:cs="Arial"/>
          <w:color w:val="000000" w:themeColor="text1"/>
        </w:rPr>
        <w:t>project team</w:t>
      </w:r>
      <w:r w:rsidRPr="5F7C5B9A">
        <w:rPr>
          <w:rFonts w:ascii="Arial" w:hAnsi="Arial" w:cs="Arial"/>
          <w:color w:val="000000" w:themeColor="text1"/>
        </w:rPr>
        <w:t xml:space="preserve"> will develop skills in how to meaningfully engage with young people in </w:t>
      </w:r>
      <w:r w:rsidR="00734B17" w:rsidRPr="5F7C5B9A">
        <w:rPr>
          <w:rFonts w:ascii="Arial" w:hAnsi="Arial" w:cs="Arial"/>
          <w:color w:val="000000" w:themeColor="text1"/>
        </w:rPr>
        <w:t>research</w:t>
      </w:r>
      <w:r w:rsidRPr="5F7C5B9A">
        <w:rPr>
          <w:rFonts w:ascii="Arial" w:hAnsi="Arial" w:cs="Arial"/>
          <w:color w:val="000000" w:themeColor="text1"/>
        </w:rPr>
        <w:t>. They will also learn</w:t>
      </w:r>
      <w:r w:rsidR="00734B17" w:rsidRPr="5F7C5B9A">
        <w:rPr>
          <w:rFonts w:ascii="Arial" w:hAnsi="Arial" w:cs="Arial"/>
          <w:color w:val="000000" w:themeColor="text1"/>
        </w:rPr>
        <w:t xml:space="preserve"> much</w:t>
      </w:r>
      <w:r w:rsidRPr="5F7C5B9A">
        <w:rPr>
          <w:rFonts w:ascii="Arial" w:hAnsi="Arial" w:cs="Arial"/>
          <w:color w:val="000000" w:themeColor="text1"/>
        </w:rPr>
        <w:t xml:space="preserve"> from the YAG, </w:t>
      </w:r>
      <w:r w:rsidR="00734B17" w:rsidRPr="5F7C5B9A">
        <w:rPr>
          <w:rFonts w:ascii="Arial" w:hAnsi="Arial" w:cs="Arial"/>
          <w:color w:val="000000" w:themeColor="text1"/>
        </w:rPr>
        <w:t xml:space="preserve">including </w:t>
      </w:r>
      <w:r w:rsidRPr="5F7C5B9A">
        <w:rPr>
          <w:rFonts w:ascii="Arial" w:hAnsi="Arial" w:cs="Arial"/>
          <w:color w:val="000000" w:themeColor="text1"/>
        </w:rPr>
        <w:t xml:space="preserve">about the lived experience of the phenomena under study and how </w:t>
      </w:r>
      <w:r w:rsidR="008E730D" w:rsidRPr="5F7C5B9A">
        <w:rPr>
          <w:rFonts w:ascii="Arial" w:hAnsi="Arial" w:cs="Arial"/>
          <w:color w:val="000000" w:themeColor="text1"/>
        </w:rPr>
        <w:t xml:space="preserve">lived experience expertise </w:t>
      </w:r>
      <w:r w:rsidRPr="5F7C5B9A">
        <w:rPr>
          <w:rFonts w:ascii="Arial" w:hAnsi="Arial" w:cs="Arial"/>
          <w:color w:val="000000" w:themeColor="text1"/>
        </w:rPr>
        <w:t xml:space="preserve">can elevate and expand scientific </w:t>
      </w:r>
      <w:r w:rsidR="00734B17" w:rsidRPr="5F7C5B9A">
        <w:rPr>
          <w:rFonts w:ascii="Arial" w:hAnsi="Arial" w:cs="Arial"/>
          <w:color w:val="000000" w:themeColor="text1"/>
        </w:rPr>
        <w:t>inquiry</w:t>
      </w:r>
      <w:r w:rsidRPr="5F7C5B9A">
        <w:rPr>
          <w:rFonts w:ascii="Arial" w:hAnsi="Arial" w:cs="Arial"/>
          <w:color w:val="000000" w:themeColor="text1"/>
        </w:rPr>
        <w:t>.</w:t>
      </w:r>
    </w:p>
    <w:p w14:paraId="15291773" w14:textId="7943F5FE" w:rsidR="003C25C2" w:rsidRPr="00E66272" w:rsidRDefault="003C25C2" w:rsidP="5F7C5B9A">
      <w:pPr>
        <w:pStyle w:val="ListParagraph"/>
        <w:numPr>
          <w:ilvl w:val="0"/>
          <w:numId w:val="42"/>
        </w:numPr>
        <w:jc w:val="both"/>
        <w:rPr>
          <w:rFonts w:ascii="Arial" w:hAnsi="Arial" w:cs="Arial"/>
          <w:color w:val="000000" w:themeColor="text1"/>
        </w:rPr>
      </w:pPr>
      <w:r w:rsidRPr="5F7C5B9A">
        <w:rPr>
          <w:rFonts w:ascii="Arial" w:hAnsi="Arial" w:cs="Arial"/>
          <w:b/>
          <w:bCs/>
          <w:color w:val="000000" w:themeColor="text1"/>
        </w:rPr>
        <w:t>Uptake of the methodology:</w:t>
      </w:r>
      <w:r w:rsidRPr="5F7C5B9A">
        <w:rPr>
          <w:rFonts w:ascii="Arial" w:hAnsi="Arial" w:cs="Arial"/>
          <w:color w:val="000000" w:themeColor="text1"/>
        </w:rPr>
        <w:t xml:space="preserve"> Uptake of the methodolog</w:t>
      </w:r>
      <w:r w:rsidR="00734B17" w:rsidRPr="5F7C5B9A">
        <w:rPr>
          <w:rFonts w:ascii="Arial" w:hAnsi="Arial" w:cs="Arial"/>
          <w:color w:val="000000" w:themeColor="text1"/>
        </w:rPr>
        <w:t>ies</w:t>
      </w:r>
      <w:r w:rsidRPr="5F7C5B9A">
        <w:rPr>
          <w:rFonts w:ascii="Arial" w:hAnsi="Arial" w:cs="Arial"/>
          <w:color w:val="000000" w:themeColor="text1"/>
        </w:rPr>
        <w:t xml:space="preserve"> </w:t>
      </w:r>
      <w:r w:rsidR="00734B17" w:rsidRPr="5F7C5B9A">
        <w:rPr>
          <w:rFonts w:ascii="Arial" w:hAnsi="Arial" w:cs="Arial"/>
          <w:color w:val="000000" w:themeColor="text1"/>
        </w:rPr>
        <w:t>has a</w:t>
      </w:r>
      <w:r w:rsidRPr="5F7C5B9A">
        <w:rPr>
          <w:rFonts w:ascii="Arial" w:hAnsi="Arial" w:cs="Arial"/>
          <w:color w:val="000000" w:themeColor="text1"/>
        </w:rPr>
        <w:t xml:space="preserve"> high likelihood given AHRI’s linkages to other South African HDSS through SAPRIN</w:t>
      </w:r>
      <w:r w:rsidR="00062D6A" w:rsidRPr="5F7C5B9A">
        <w:rPr>
          <w:rFonts w:ascii="Arial" w:hAnsi="Arial" w:cs="Arial"/>
          <w:color w:val="000000" w:themeColor="text1"/>
        </w:rPr>
        <w:t xml:space="preserve"> (led by KH)</w:t>
      </w:r>
      <w:r w:rsidR="008E730D" w:rsidRPr="5F7C5B9A">
        <w:rPr>
          <w:rFonts w:ascii="Arial" w:hAnsi="Arial" w:cs="Arial"/>
          <w:color w:val="000000" w:themeColor="text1"/>
        </w:rPr>
        <w:t xml:space="preserve"> </w:t>
      </w:r>
      <w:r w:rsidRPr="5F7C5B9A">
        <w:rPr>
          <w:rFonts w:ascii="Arial" w:hAnsi="Arial" w:cs="Arial"/>
          <w:color w:val="000000" w:themeColor="text1"/>
        </w:rPr>
        <w:t>and Africa</w:t>
      </w:r>
      <w:r w:rsidR="00734B17" w:rsidRPr="5F7C5B9A">
        <w:rPr>
          <w:rFonts w:ascii="Arial" w:hAnsi="Arial" w:cs="Arial"/>
          <w:color w:val="000000" w:themeColor="text1"/>
        </w:rPr>
        <w:t xml:space="preserve">n </w:t>
      </w:r>
      <w:r w:rsidR="001A7E03" w:rsidRPr="5F7C5B9A">
        <w:rPr>
          <w:rFonts w:ascii="Arial" w:hAnsi="Arial" w:cs="Arial"/>
          <w:color w:val="000000" w:themeColor="text1"/>
        </w:rPr>
        <w:t xml:space="preserve">population cohorts </w:t>
      </w:r>
      <w:r w:rsidRPr="5F7C5B9A">
        <w:rPr>
          <w:rFonts w:ascii="Arial" w:hAnsi="Arial" w:cs="Arial"/>
          <w:color w:val="000000" w:themeColor="text1"/>
        </w:rPr>
        <w:t>via the APCC</w:t>
      </w:r>
      <w:r w:rsidR="00734B17" w:rsidRPr="5F7C5B9A">
        <w:rPr>
          <w:rFonts w:ascii="Arial" w:hAnsi="Arial" w:cs="Arial"/>
          <w:color w:val="000000" w:themeColor="text1"/>
        </w:rPr>
        <w:t xml:space="preserve"> </w:t>
      </w:r>
      <w:r w:rsidRPr="5F7C5B9A">
        <w:rPr>
          <w:rFonts w:ascii="Arial" w:hAnsi="Arial" w:cs="Arial"/>
          <w:color w:val="000000" w:themeColor="text1"/>
        </w:rPr>
        <w:t>(</w:t>
      </w:r>
      <w:r w:rsidR="00D83254" w:rsidRPr="5F7C5B9A">
        <w:rPr>
          <w:rFonts w:ascii="Arial" w:hAnsi="Arial" w:cs="Arial"/>
          <w:color w:val="000000" w:themeColor="text1"/>
        </w:rPr>
        <w:t>chaired</w:t>
      </w:r>
      <w:r w:rsidRPr="5F7C5B9A">
        <w:rPr>
          <w:rFonts w:ascii="Arial" w:hAnsi="Arial" w:cs="Arial"/>
          <w:color w:val="000000" w:themeColor="text1"/>
        </w:rPr>
        <w:t xml:space="preserve"> by KH). </w:t>
      </w:r>
      <w:r w:rsidR="008E730D" w:rsidRPr="5F7C5B9A">
        <w:rPr>
          <w:rFonts w:ascii="Arial" w:hAnsi="Arial" w:cs="Arial"/>
          <w:color w:val="000000" w:themeColor="text1"/>
        </w:rPr>
        <w:t xml:space="preserve">We will </w:t>
      </w:r>
      <w:r w:rsidR="00734B17" w:rsidRPr="5F7C5B9A">
        <w:rPr>
          <w:rFonts w:ascii="Arial" w:hAnsi="Arial" w:cs="Arial"/>
          <w:color w:val="000000" w:themeColor="text1"/>
        </w:rPr>
        <w:t>offer online workshops to interested teams on the methodology.</w:t>
      </w:r>
      <w:r w:rsidR="00B1529D" w:rsidRPr="5F7C5B9A">
        <w:rPr>
          <w:rFonts w:ascii="Arial" w:hAnsi="Arial" w:cs="Arial"/>
          <w:color w:val="000000" w:themeColor="text1"/>
        </w:rPr>
        <w:t xml:space="preserve"> We will also host a </w:t>
      </w:r>
      <w:r w:rsidR="00A66314" w:rsidRPr="5F7C5B9A">
        <w:rPr>
          <w:rFonts w:ascii="Arial" w:hAnsi="Arial" w:cs="Arial"/>
          <w:color w:val="000000" w:themeColor="text1"/>
        </w:rPr>
        <w:t xml:space="preserve">data prize </w:t>
      </w:r>
      <w:r w:rsidR="00B1529D" w:rsidRPr="5F7C5B9A">
        <w:rPr>
          <w:rFonts w:ascii="Arial" w:hAnsi="Arial" w:cs="Arial"/>
          <w:color w:val="000000" w:themeColor="text1"/>
        </w:rPr>
        <w:t xml:space="preserve">networking </w:t>
      </w:r>
      <w:commentRangeStart w:id="179"/>
      <w:commentRangeStart w:id="180"/>
      <w:r w:rsidR="00B1529D" w:rsidRPr="5F7C5B9A">
        <w:rPr>
          <w:rFonts w:ascii="Arial" w:hAnsi="Arial" w:cs="Arial"/>
          <w:color w:val="000000" w:themeColor="text1"/>
        </w:rPr>
        <w:t xml:space="preserve">event in Kenya </w:t>
      </w:r>
      <w:commentRangeEnd w:id="179"/>
      <w:r>
        <w:rPr>
          <w:rStyle w:val="CommentReference"/>
        </w:rPr>
        <w:commentReference w:id="179"/>
      </w:r>
      <w:commentRangeEnd w:id="180"/>
      <w:r>
        <w:rPr>
          <w:rStyle w:val="CommentReference"/>
        </w:rPr>
        <w:commentReference w:id="180"/>
      </w:r>
      <w:r w:rsidR="00040297" w:rsidRPr="5F7C5B9A">
        <w:rPr>
          <w:rFonts w:ascii="Arial" w:hAnsi="Arial" w:cs="Arial"/>
          <w:color w:val="000000" w:themeColor="text1"/>
        </w:rPr>
        <w:t xml:space="preserve">(central to APHRC) </w:t>
      </w:r>
      <w:r w:rsidR="00B1529D" w:rsidRPr="5F7C5B9A">
        <w:rPr>
          <w:rFonts w:ascii="Arial" w:hAnsi="Arial" w:cs="Arial"/>
          <w:color w:val="000000" w:themeColor="text1"/>
        </w:rPr>
        <w:t>where we will fund up to 10 other awardees to attend a two-day networking event to facilitate cross-study learning.</w:t>
      </w:r>
    </w:p>
    <w:p w14:paraId="39123675" w14:textId="6A32B080" w:rsidR="008E730D" w:rsidRPr="00E66272" w:rsidRDefault="003C25C2" w:rsidP="00E66272">
      <w:pPr>
        <w:pStyle w:val="ListParagraph"/>
        <w:numPr>
          <w:ilvl w:val="0"/>
          <w:numId w:val="42"/>
        </w:numPr>
        <w:jc w:val="both"/>
        <w:rPr>
          <w:rFonts w:ascii="Arial" w:hAnsi="Arial" w:cs="Arial"/>
          <w:color w:val="000000" w:themeColor="text1"/>
        </w:rPr>
      </w:pPr>
      <w:r w:rsidRPr="00E66272">
        <w:rPr>
          <w:rFonts w:ascii="Arial" w:hAnsi="Arial" w:cs="Arial" w:hint="cs"/>
          <w:b/>
          <w:bCs/>
          <w:color w:val="000000" w:themeColor="text1"/>
        </w:rPr>
        <w:t xml:space="preserve">Dissemination and </w:t>
      </w:r>
      <w:r w:rsidR="00B733A0" w:rsidRPr="00E66272">
        <w:rPr>
          <w:rFonts w:ascii="Arial" w:hAnsi="Arial" w:cs="Arial" w:hint="cs"/>
          <w:b/>
          <w:bCs/>
          <w:color w:val="000000" w:themeColor="text1"/>
        </w:rPr>
        <w:t>knowledge mobilization</w:t>
      </w:r>
      <w:r w:rsidR="008E730D" w:rsidRPr="00E66272">
        <w:rPr>
          <w:rFonts w:ascii="Arial" w:hAnsi="Arial" w:cs="Arial" w:hint="cs"/>
          <w:b/>
          <w:bCs/>
          <w:color w:val="000000" w:themeColor="text1"/>
        </w:rPr>
        <w:t xml:space="preserve"> </w:t>
      </w:r>
      <w:r w:rsidR="00734B17" w:rsidRPr="00E66272">
        <w:rPr>
          <w:rFonts w:ascii="Arial" w:hAnsi="Arial" w:cs="Arial" w:hint="cs"/>
          <w:b/>
          <w:bCs/>
          <w:color w:val="000000" w:themeColor="text1"/>
        </w:rPr>
        <w:t>–</w:t>
      </w:r>
      <w:r w:rsidR="008E730D" w:rsidRPr="00E66272">
        <w:rPr>
          <w:rFonts w:ascii="Arial" w:hAnsi="Arial" w:cs="Arial" w:hint="cs"/>
          <w:b/>
          <w:bCs/>
          <w:color w:val="000000" w:themeColor="text1"/>
        </w:rPr>
        <w:t xml:space="preserve"> townhall</w:t>
      </w:r>
      <w:r w:rsidR="00B733A0" w:rsidRPr="00E66272">
        <w:rPr>
          <w:rFonts w:ascii="Arial" w:hAnsi="Arial" w:cs="Arial" w:hint="cs"/>
          <w:b/>
          <w:bCs/>
          <w:color w:val="000000" w:themeColor="text1"/>
        </w:rPr>
        <w:t>:</w:t>
      </w:r>
      <w:r w:rsidR="00B733A0" w:rsidRPr="00E66272">
        <w:rPr>
          <w:rFonts w:ascii="Arial" w:hAnsi="Arial" w:cs="Arial" w:hint="cs"/>
          <w:color w:val="000000" w:themeColor="text1"/>
        </w:rPr>
        <w:t xml:space="preserve"> </w:t>
      </w:r>
      <w:r w:rsidR="008E730D" w:rsidRPr="00E66272">
        <w:rPr>
          <w:rFonts w:ascii="Arial" w:hAnsi="Arial" w:cs="Arial" w:hint="cs"/>
          <w:color w:val="000000" w:themeColor="text1"/>
        </w:rPr>
        <w:t xml:space="preserve">The </w:t>
      </w:r>
      <w:r w:rsidR="00284430" w:rsidRPr="00E66272">
        <w:rPr>
          <w:rFonts w:ascii="Arial" w:hAnsi="Arial" w:cs="Arial"/>
          <w:color w:val="000000" w:themeColor="text1"/>
        </w:rPr>
        <w:t xml:space="preserve">photo diary exhibition </w:t>
      </w:r>
      <w:r w:rsidR="008E730D" w:rsidRPr="00E66272">
        <w:rPr>
          <w:rFonts w:ascii="Arial" w:hAnsi="Arial" w:cs="Arial" w:hint="cs"/>
          <w:color w:val="000000" w:themeColor="text1"/>
        </w:rPr>
        <w:t>townhall dissemination event, with its photographic exhibition</w:t>
      </w:r>
      <w:r w:rsidR="00734B17" w:rsidRPr="00E66272">
        <w:rPr>
          <w:rFonts w:ascii="Arial" w:hAnsi="Arial" w:cs="Arial" w:hint="cs"/>
          <w:color w:val="000000" w:themeColor="text1"/>
        </w:rPr>
        <w:t xml:space="preserve"> and youth leadership</w:t>
      </w:r>
      <w:r w:rsidR="008E730D" w:rsidRPr="00E66272">
        <w:rPr>
          <w:rFonts w:ascii="Arial" w:hAnsi="Arial" w:cs="Arial" w:hint="cs"/>
          <w:color w:val="000000" w:themeColor="text1"/>
        </w:rPr>
        <w:t xml:space="preserve">, will </w:t>
      </w:r>
      <w:r w:rsidR="00734B17" w:rsidRPr="00E66272">
        <w:rPr>
          <w:rFonts w:ascii="Arial" w:hAnsi="Arial" w:cs="Arial" w:hint="cs"/>
          <w:color w:val="000000" w:themeColor="text1"/>
        </w:rPr>
        <w:t>be used to</w:t>
      </w:r>
      <w:r w:rsidR="008E730D" w:rsidRPr="00E66272">
        <w:rPr>
          <w:rFonts w:ascii="Arial" w:hAnsi="Arial" w:cs="Arial" w:hint="cs"/>
          <w:color w:val="000000" w:themeColor="text1"/>
        </w:rPr>
        <w:t xml:space="preserve"> spur interest in the findings</w:t>
      </w:r>
      <w:r w:rsidR="00734B17" w:rsidRPr="00E66272">
        <w:rPr>
          <w:rFonts w:ascii="Arial" w:hAnsi="Arial" w:cs="Arial" w:hint="cs"/>
          <w:color w:val="000000" w:themeColor="text1"/>
        </w:rPr>
        <w:t xml:space="preserve"> and galvanise action among key stakeholders</w:t>
      </w:r>
      <w:r w:rsidR="008E730D" w:rsidRPr="00E66272">
        <w:rPr>
          <w:rFonts w:ascii="Arial" w:hAnsi="Arial" w:cs="Arial" w:hint="cs"/>
          <w:color w:val="000000" w:themeColor="text1"/>
        </w:rPr>
        <w:t xml:space="preserve">. </w:t>
      </w:r>
      <w:r w:rsidR="001F6FA8" w:rsidRPr="00E66272">
        <w:rPr>
          <w:rFonts w:ascii="Arial" w:hAnsi="Arial" w:cs="Arial" w:hint="cs"/>
          <w:color w:val="000000" w:themeColor="text1"/>
        </w:rPr>
        <w:t>We will use our engagements such as the townhall to ensure that findings from the project are mainstreamed with stakeholders from a range of diverse sectors (education, social development, housing, health). This will be supported by AHRIs existing MOUs with government.</w:t>
      </w:r>
    </w:p>
    <w:p w14:paraId="6DF3AA1B" w14:textId="002DF31D" w:rsidR="003C25C2" w:rsidRPr="00E66272" w:rsidRDefault="008E730D" w:rsidP="5F7C5B9A">
      <w:pPr>
        <w:pStyle w:val="ListParagraph"/>
        <w:numPr>
          <w:ilvl w:val="0"/>
          <w:numId w:val="42"/>
        </w:numPr>
        <w:jc w:val="both"/>
        <w:rPr>
          <w:rFonts w:ascii="Arial" w:hAnsi="Arial" w:cs="Arial"/>
          <w:color w:val="000000" w:themeColor="text1"/>
        </w:rPr>
      </w:pPr>
      <w:r w:rsidRPr="5F7C5B9A">
        <w:rPr>
          <w:rFonts w:ascii="Arial" w:hAnsi="Arial" w:cs="Arial"/>
          <w:b/>
          <w:bCs/>
          <w:color w:val="000000" w:themeColor="text1"/>
        </w:rPr>
        <w:t>Dissemination and knowledge mobilisation – other:</w:t>
      </w:r>
      <w:r w:rsidRPr="5F7C5B9A">
        <w:rPr>
          <w:rFonts w:ascii="Arial" w:hAnsi="Arial" w:cs="Arial"/>
          <w:color w:val="000000" w:themeColor="text1"/>
        </w:rPr>
        <w:t xml:space="preserve"> </w:t>
      </w:r>
      <w:r w:rsidR="00E631C2" w:rsidRPr="5F7C5B9A">
        <w:rPr>
          <w:rFonts w:ascii="Arial" w:hAnsi="Arial" w:cs="Arial"/>
          <w:color w:val="000000" w:themeColor="text1"/>
        </w:rPr>
        <w:t>We</w:t>
      </w:r>
      <w:r w:rsidRPr="5F7C5B9A">
        <w:rPr>
          <w:rFonts w:ascii="Arial" w:hAnsi="Arial" w:cs="Arial"/>
          <w:color w:val="000000" w:themeColor="text1"/>
        </w:rPr>
        <w:t xml:space="preserve"> will </w:t>
      </w:r>
      <w:r w:rsidR="00B733A0" w:rsidRPr="5F7C5B9A">
        <w:rPr>
          <w:rFonts w:ascii="Arial" w:hAnsi="Arial" w:cs="Arial"/>
          <w:color w:val="000000" w:themeColor="text1"/>
        </w:rPr>
        <w:t xml:space="preserve">develop designed </w:t>
      </w:r>
      <w:r w:rsidR="00E631C2" w:rsidRPr="5F7C5B9A">
        <w:rPr>
          <w:rFonts w:ascii="Arial" w:hAnsi="Arial" w:cs="Arial"/>
          <w:color w:val="000000" w:themeColor="text1"/>
        </w:rPr>
        <w:t xml:space="preserve">findings’ </w:t>
      </w:r>
      <w:r w:rsidR="00B733A0" w:rsidRPr="5F7C5B9A">
        <w:rPr>
          <w:rFonts w:ascii="Arial" w:hAnsi="Arial" w:cs="Arial"/>
          <w:color w:val="000000" w:themeColor="text1"/>
        </w:rPr>
        <w:t xml:space="preserve">infographics for </w:t>
      </w:r>
      <w:r w:rsidR="00E631C2" w:rsidRPr="5F7C5B9A">
        <w:rPr>
          <w:rFonts w:ascii="Arial" w:hAnsi="Arial" w:cs="Arial"/>
          <w:color w:val="000000" w:themeColor="text1"/>
        </w:rPr>
        <w:t>lay audiences</w:t>
      </w:r>
      <w:r w:rsidR="00B733A0" w:rsidRPr="5F7C5B9A">
        <w:rPr>
          <w:rFonts w:ascii="Arial" w:hAnsi="Arial" w:cs="Arial"/>
          <w:color w:val="000000" w:themeColor="text1"/>
        </w:rPr>
        <w:t xml:space="preserve">, </w:t>
      </w:r>
      <w:r w:rsidRPr="5F7C5B9A">
        <w:rPr>
          <w:rFonts w:ascii="Arial" w:hAnsi="Arial" w:cs="Arial"/>
          <w:color w:val="000000" w:themeColor="text1"/>
        </w:rPr>
        <w:t xml:space="preserve">and </w:t>
      </w:r>
      <w:r w:rsidR="00B733A0" w:rsidRPr="5F7C5B9A">
        <w:rPr>
          <w:rFonts w:ascii="Arial" w:hAnsi="Arial" w:cs="Arial"/>
          <w:color w:val="000000" w:themeColor="text1"/>
        </w:rPr>
        <w:t xml:space="preserve">engage AHRI’s dedicated advancement department which supports dissemination </w:t>
      </w:r>
      <w:r w:rsidR="00734B17" w:rsidRPr="5F7C5B9A">
        <w:rPr>
          <w:rFonts w:ascii="Arial" w:hAnsi="Arial" w:cs="Arial"/>
          <w:color w:val="000000" w:themeColor="text1"/>
        </w:rPr>
        <w:t>and</w:t>
      </w:r>
      <w:r w:rsidR="00B733A0" w:rsidRPr="5F7C5B9A">
        <w:rPr>
          <w:rFonts w:ascii="Arial" w:hAnsi="Arial" w:cs="Arial"/>
          <w:color w:val="000000" w:themeColor="text1"/>
        </w:rPr>
        <w:t xml:space="preserve"> key stakeholder engagement. </w:t>
      </w:r>
      <w:r w:rsidR="00734B17" w:rsidRPr="5F7C5B9A">
        <w:rPr>
          <w:rFonts w:ascii="Arial" w:hAnsi="Arial" w:cs="Arial"/>
          <w:color w:val="000000" w:themeColor="text1"/>
        </w:rPr>
        <w:t>The</w:t>
      </w:r>
      <w:r w:rsidR="00B733A0" w:rsidRPr="5F7C5B9A">
        <w:rPr>
          <w:rFonts w:ascii="Arial" w:hAnsi="Arial" w:cs="Arial"/>
          <w:color w:val="000000" w:themeColor="text1"/>
        </w:rPr>
        <w:t xml:space="preserve"> project team also have extensive networks with</w:t>
      </w:r>
      <w:r w:rsidR="00734B17" w:rsidRPr="5F7C5B9A">
        <w:rPr>
          <w:rFonts w:ascii="Arial" w:hAnsi="Arial" w:cs="Arial"/>
          <w:color w:val="000000" w:themeColor="text1"/>
        </w:rPr>
        <w:t>in Africa in</w:t>
      </w:r>
      <w:r w:rsidR="00B733A0" w:rsidRPr="5F7C5B9A">
        <w:rPr>
          <w:rFonts w:ascii="Arial" w:hAnsi="Arial" w:cs="Arial"/>
          <w:color w:val="000000" w:themeColor="text1"/>
        </w:rPr>
        <w:t xml:space="preserve"> government, UN agencies, and networks such as SAPRIN and United for Global Mental Health, </w:t>
      </w:r>
      <w:r w:rsidR="00734B17" w:rsidRPr="5F7C5B9A">
        <w:rPr>
          <w:rFonts w:ascii="Arial" w:hAnsi="Arial" w:cs="Arial"/>
          <w:color w:val="000000" w:themeColor="text1"/>
        </w:rPr>
        <w:t>to support dissemination</w:t>
      </w:r>
      <w:r w:rsidR="00B733A0" w:rsidRPr="5F7C5B9A">
        <w:rPr>
          <w:rFonts w:ascii="Arial" w:hAnsi="Arial" w:cs="Arial"/>
          <w:color w:val="000000" w:themeColor="text1"/>
        </w:rPr>
        <w:t>. We will also</w:t>
      </w:r>
      <w:r w:rsidR="0071564C" w:rsidRPr="5F7C5B9A">
        <w:rPr>
          <w:rFonts w:ascii="Arial" w:hAnsi="Arial" w:cs="Arial"/>
          <w:color w:val="000000" w:themeColor="text1"/>
        </w:rPr>
        <w:t xml:space="preserve"> aim to</w:t>
      </w:r>
      <w:r w:rsidR="00B733A0" w:rsidRPr="5F7C5B9A">
        <w:rPr>
          <w:rFonts w:ascii="Arial" w:hAnsi="Arial" w:cs="Arial"/>
          <w:color w:val="000000" w:themeColor="text1"/>
        </w:rPr>
        <w:t xml:space="preserve"> publish peer-reviewed papers in fully open access journals.</w:t>
      </w:r>
    </w:p>
    <w:p w14:paraId="7EF614A2" w14:textId="4271DE3F" w:rsidR="7A201926" w:rsidRPr="00E66272" w:rsidRDefault="7A201926" w:rsidP="00E66272">
      <w:pPr>
        <w:jc w:val="both"/>
        <w:rPr>
          <w:rFonts w:ascii="Arial" w:hAnsi="Arial" w:cs="Arial"/>
          <w:color w:val="000000" w:themeColor="text1"/>
          <w:lang w:val="en-US"/>
        </w:rPr>
      </w:pPr>
    </w:p>
    <w:p w14:paraId="0000006B" w14:textId="5161AEAA" w:rsidR="00050A75" w:rsidRPr="00E66272" w:rsidRDefault="002832B2" w:rsidP="00E66272">
      <w:pPr>
        <w:shd w:val="clear" w:color="auto" w:fill="E7E6E6" w:themeFill="background2"/>
        <w:jc w:val="both"/>
        <w:rPr>
          <w:rFonts w:ascii="Arial" w:hAnsi="Arial" w:cs="Arial"/>
          <w:color w:val="000000" w:themeColor="text1"/>
        </w:rPr>
      </w:pPr>
      <w:r w:rsidRPr="00E66272">
        <w:rPr>
          <w:rFonts w:ascii="Arial" w:hAnsi="Arial" w:cs="Arial" w:hint="cs"/>
          <w:color w:val="000000" w:themeColor="text1"/>
          <w:lang w:val="en-GB"/>
        </w:rPr>
        <w:t>9</w:t>
      </w:r>
      <w:r w:rsidR="00AA4DC4" w:rsidRPr="00E66272">
        <w:rPr>
          <w:rFonts w:ascii="Arial" w:hAnsi="Arial" w:cs="Arial" w:hint="cs"/>
          <w:color w:val="000000" w:themeColor="text1"/>
        </w:rPr>
        <w:t xml:space="preserve">. Ethics and data protection (200 words) </w:t>
      </w:r>
    </w:p>
    <w:p w14:paraId="7F538EAB" w14:textId="77777777" w:rsidR="00FE4ACF" w:rsidRPr="00E66272" w:rsidRDefault="00FE4ACF" w:rsidP="00E66272">
      <w:pPr>
        <w:spacing w:line="240" w:lineRule="auto"/>
        <w:jc w:val="both"/>
        <w:rPr>
          <w:rFonts w:ascii="Arial" w:eastAsia="Arial" w:hAnsi="Arial" w:cs="Arial"/>
          <w:b/>
          <w:bCs/>
          <w:color w:val="000000" w:themeColor="text1"/>
          <w:lang w:val="en-US"/>
        </w:rPr>
      </w:pPr>
    </w:p>
    <w:p w14:paraId="43953E1E" w14:textId="4DED1B01" w:rsidR="00FE4ACF" w:rsidRPr="00E66272" w:rsidRDefault="002877DD" w:rsidP="00E66272">
      <w:pPr>
        <w:spacing w:line="240" w:lineRule="auto"/>
        <w:jc w:val="both"/>
        <w:rPr>
          <w:rFonts w:ascii="Arial" w:eastAsia="Arial" w:hAnsi="Arial" w:cs="Arial"/>
          <w:color w:val="000000" w:themeColor="text1"/>
          <w:lang w:val="en-US"/>
        </w:rPr>
      </w:pPr>
      <w:r w:rsidRPr="00E66272">
        <w:rPr>
          <w:rFonts w:ascii="Arial" w:hAnsi="Arial" w:cs="Arial" w:hint="cs"/>
          <w:b/>
          <w:bCs/>
          <w:color w:val="000000" w:themeColor="text1"/>
        </w:rPr>
        <w:t>Youth Co-Creation</w:t>
      </w:r>
      <w:r w:rsidR="00FE4ACF" w:rsidRPr="00E66272">
        <w:rPr>
          <w:rFonts w:ascii="Arial" w:eastAsia="Arial" w:hAnsi="Arial" w:cs="Arial" w:hint="cs"/>
          <w:b/>
          <w:bCs/>
          <w:color w:val="000000" w:themeColor="text1"/>
          <w:lang w:val="en-US"/>
        </w:rPr>
        <w:t xml:space="preserve">: </w:t>
      </w:r>
      <w:r w:rsidR="00475009" w:rsidRPr="00E66272">
        <w:rPr>
          <w:rFonts w:ascii="Arial" w:eastAsia="Arial" w:hAnsi="Arial" w:cs="Arial" w:hint="cs"/>
          <w:color w:val="000000" w:themeColor="text1"/>
          <w:lang w:val="en-US"/>
        </w:rPr>
        <w:t>A</w:t>
      </w:r>
      <w:r w:rsidR="00FE4ACF" w:rsidRPr="00E66272">
        <w:rPr>
          <w:rFonts w:ascii="Arial" w:eastAsia="Arial" w:hAnsi="Arial" w:cs="Arial" w:hint="cs"/>
          <w:color w:val="000000" w:themeColor="text1"/>
          <w:lang w:val="en-US"/>
        </w:rPr>
        <w:t xml:space="preserve"> new ethics application will be made to the </w:t>
      </w:r>
      <w:r w:rsidR="00475009" w:rsidRPr="00E66272">
        <w:rPr>
          <w:rFonts w:ascii="Arial" w:eastAsia="Arial" w:hAnsi="Arial" w:cs="Arial" w:hint="cs"/>
          <w:color w:val="000000" w:themeColor="text1"/>
        </w:rPr>
        <w:t xml:space="preserve">University of KwaZulu-Natal (UKZN) Biomedical Research Ethics Committee (BREC) </w:t>
      </w:r>
      <w:r w:rsidR="00475009" w:rsidRPr="00E66272">
        <w:rPr>
          <w:rFonts w:ascii="Arial" w:eastAsia="Arial" w:hAnsi="Arial" w:cs="Arial" w:hint="cs"/>
          <w:color w:val="000000" w:themeColor="text1"/>
          <w:lang w:val="en-US"/>
        </w:rPr>
        <w:t>to allow for the Youth Advisory Group’s (YAG’s) engagement</w:t>
      </w:r>
      <w:r w:rsidR="00FE4ACF" w:rsidRPr="00E66272">
        <w:rPr>
          <w:rFonts w:ascii="Arial" w:eastAsia="Arial" w:hAnsi="Arial" w:cs="Arial" w:hint="cs"/>
          <w:color w:val="000000" w:themeColor="text1"/>
          <w:lang w:val="en-US"/>
        </w:rPr>
        <w:t xml:space="preserve">. </w:t>
      </w:r>
      <w:r w:rsidR="00475009" w:rsidRPr="00E66272">
        <w:rPr>
          <w:rFonts w:ascii="Arial" w:eastAsia="Arial" w:hAnsi="Arial" w:cs="Arial" w:hint="cs"/>
          <w:color w:val="000000" w:themeColor="text1"/>
          <w:lang w:val="en-US"/>
        </w:rPr>
        <w:t>YAG members will provide</w:t>
      </w:r>
      <w:r w:rsidR="00FE4ACF" w:rsidRPr="00E66272">
        <w:rPr>
          <w:rFonts w:ascii="Arial" w:eastAsia="Arial" w:hAnsi="Arial" w:cs="Arial" w:hint="cs"/>
          <w:color w:val="000000" w:themeColor="text1"/>
          <w:lang w:val="en-US"/>
        </w:rPr>
        <w:t xml:space="preserve"> informed consent </w:t>
      </w:r>
      <w:r w:rsidR="00475009" w:rsidRPr="00E66272">
        <w:rPr>
          <w:rFonts w:ascii="Arial" w:eastAsia="Arial" w:hAnsi="Arial" w:cs="Arial" w:hint="cs"/>
          <w:color w:val="000000" w:themeColor="text1"/>
          <w:lang w:val="en-US"/>
        </w:rPr>
        <w:t>and – although their involvement is not for the purposes of primary data collection – it will be guided by</w:t>
      </w:r>
      <w:r w:rsidR="00FE4ACF" w:rsidRPr="00E66272">
        <w:rPr>
          <w:rFonts w:ascii="Arial" w:eastAsia="Arial" w:hAnsi="Arial" w:cs="Arial" w:hint="cs"/>
          <w:color w:val="000000" w:themeColor="text1"/>
          <w:lang w:val="en-US"/>
        </w:rPr>
        <w:t xml:space="preserve"> the Declaration of </w:t>
      </w:r>
      <w:r w:rsidR="00475009" w:rsidRPr="00E66272">
        <w:rPr>
          <w:rFonts w:ascii="Arial" w:eastAsia="Arial" w:hAnsi="Arial" w:cs="Arial" w:hint="cs"/>
          <w:color w:val="000000" w:themeColor="text1"/>
          <w:lang w:val="en-US"/>
        </w:rPr>
        <w:t>Helsinki and</w:t>
      </w:r>
      <w:r w:rsidR="00FE4ACF" w:rsidRPr="00E66272">
        <w:rPr>
          <w:rFonts w:ascii="Arial" w:eastAsia="Arial" w:hAnsi="Arial" w:cs="Arial" w:hint="cs"/>
          <w:color w:val="000000" w:themeColor="text1"/>
          <w:lang w:val="en-US"/>
        </w:rPr>
        <w:t xml:space="preserve"> </w:t>
      </w:r>
      <w:r w:rsidR="00475009" w:rsidRPr="00E66272">
        <w:rPr>
          <w:rFonts w:ascii="Arial" w:eastAsia="Arial" w:hAnsi="Arial" w:cs="Arial" w:hint="cs"/>
          <w:color w:val="000000" w:themeColor="text1"/>
          <w:lang w:val="en-US"/>
        </w:rPr>
        <w:t xml:space="preserve">align </w:t>
      </w:r>
      <w:r w:rsidR="00FE4ACF" w:rsidRPr="00E66272">
        <w:rPr>
          <w:rFonts w:ascii="Arial" w:eastAsia="Arial" w:hAnsi="Arial" w:cs="Arial" w:hint="cs"/>
          <w:color w:val="000000" w:themeColor="text1"/>
          <w:lang w:val="en-US"/>
        </w:rPr>
        <w:t xml:space="preserve">with international Good Clinical Practice (GCP) guidelines. </w:t>
      </w:r>
    </w:p>
    <w:p w14:paraId="2CB0BB29" w14:textId="77777777" w:rsidR="002877DD" w:rsidRPr="00E66272" w:rsidRDefault="002877DD" w:rsidP="00E66272">
      <w:pPr>
        <w:spacing w:line="240" w:lineRule="auto"/>
        <w:jc w:val="both"/>
        <w:rPr>
          <w:rFonts w:ascii="Arial" w:eastAsia="Arial" w:hAnsi="Arial" w:cs="Arial"/>
          <w:color w:val="000000" w:themeColor="text1"/>
          <w:lang w:val="en-US"/>
        </w:rPr>
      </w:pPr>
    </w:p>
    <w:p w14:paraId="57FCBDD2" w14:textId="2F36593E" w:rsidR="002877DD" w:rsidRPr="00E66272" w:rsidRDefault="002877DD" w:rsidP="5F7C5B9A">
      <w:pPr>
        <w:spacing w:line="240" w:lineRule="auto"/>
        <w:jc w:val="both"/>
        <w:rPr>
          <w:rFonts w:ascii="Arial" w:eastAsia="Arial" w:hAnsi="Arial" w:cs="Arial"/>
          <w:color w:val="000000" w:themeColor="text1"/>
        </w:rPr>
      </w:pPr>
      <w:r w:rsidRPr="5F7C5B9A">
        <w:rPr>
          <w:rFonts w:ascii="Arial" w:hAnsi="Arial" w:cs="Arial"/>
          <w:b/>
          <w:bCs/>
          <w:color w:val="000000" w:themeColor="text1"/>
        </w:rPr>
        <w:t xml:space="preserve">CO-LUMINATE </w:t>
      </w:r>
      <w:r w:rsidR="00317355" w:rsidRPr="5F7C5B9A">
        <w:rPr>
          <w:rFonts w:ascii="Arial" w:hAnsi="Arial" w:cs="Arial"/>
          <w:b/>
          <w:bCs/>
          <w:color w:val="000000" w:themeColor="text1"/>
        </w:rPr>
        <w:t>L</w:t>
      </w:r>
      <w:r w:rsidRPr="5F7C5B9A">
        <w:rPr>
          <w:rFonts w:ascii="Arial" w:hAnsi="Arial" w:cs="Arial"/>
          <w:b/>
          <w:bCs/>
          <w:color w:val="000000" w:themeColor="text1"/>
        </w:rPr>
        <w:t xml:space="preserve">ongitudinal </w:t>
      </w:r>
      <w:r w:rsidR="00317355" w:rsidRPr="5F7C5B9A">
        <w:rPr>
          <w:rFonts w:ascii="Arial" w:hAnsi="Arial" w:cs="Arial"/>
          <w:b/>
          <w:bCs/>
          <w:color w:val="000000" w:themeColor="text1"/>
        </w:rPr>
        <w:t>L</w:t>
      </w:r>
      <w:r w:rsidRPr="5F7C5B9A">
        <w:rPr>
          <w:rFonts w:ascii="Arial" w:hAnsi="Arial" w:cs="Arial"/>
          <w:b/>
          <w:bCs/>
          <w:color w:val="000000" w:themeColor="text1"/>
        </w:rPr>
        <w:t xml:space="preserve">inked </w:t>
      </w:r>
      <w:r w:rsidR="00317355" w:rsidRPr="5F7C5B9A">
        <w:rPr>
          <w:rFonts w:ascii="Arial" w:hAnsi="Arial" w:cs="Arial"/>
          <w:b/>
          <w:bCs/>
          <w:color w:val="000000" w:themeColor="text1"/>
        </w:rPr>
        <w:t>D</w:t>
      </w:r>
      <w:r w:rsidRPr="5F7C5B9A">
        <w:rPr>
          <w:rFonts w:ascii="Arial" w:hAnsi="Arial" w:cs="Arial"/>
          <w:b/>
          <w:bCs/>
          <w:color w:val="000000" w:themeColor="text1"/>
        </w:rPr>
        <w:t>ataset</w:t>
      </w:r>
      <w:r w:rsidRPr="5F7C5B9A">
        <w:rPr>
          <w:rFonts w:ascii="Arial" w:eastAsia="Arial" w:hAnsi="Arial" w:cs="Arial"/>
          <w:b/>
          <w:bCs/>
          <w:color w:val="000000" w:themeColor="text1"/>
        </w:rPr>
        <w:t>:</w:t>
      </w:r>
      <w:r w:rsidRPr="5F7C5B9A">
        <w:rPr>
          <w:rFonts w:ascii="Arial" w:eastAsia="Arial" w:hAnsi="Arial" w:cs="Arial"/>
          <w:color w:val="000000" w:themeColor="text1"/>
        </w:rPr>
        <w:t xml:space="preserve"> The original studies which from which the harmonised dataset of mental health measures has been created were approved by the </w:t>
      </w:r>
      <w:r w:rsidR="00475009" w:rsidRPr="5F7C5B9A">
        <w:rPr>
          <w:rFonts w:ascii="Arial" w:eastAsia="Arial" w:hAnsi="Arial" w:cs="Arial"/>
          <w:color w:val="000000" w:themeColor="text1"/>
        </w:rPr>
        <w:t>UKZN BREC</w:t>
      </w:r>
      <w:r w:rsidRPr="5F7C5B9A">
        <w:rPr>
          <w:rFonts w:ascii="Arial" w:eastAsia="Arial" w:hAnsi="Arial" w:cs="Arial"/>
          <w:color w:val="000000" w:themeColor="text1"/>
        </w:rPr>
        <w:t xml:space="preserve">. For all studies, written informed consent was obtained from participants aged ≥18 years, and participants aged &lt;18 were asked for written informed assent with written informed consent from </w:t>
      </w:r>
      <w:r w:rsidR="00475009" w:rsidRPr="5F7C5B9A">
        <w:rPr>
          <w:rFonts w:ascii="Arial" w:eastAsia="Arial" w:hAnsi="Arial" w:cs="Arial"/>
          <w:color w:val="000000" w:themeColor="text1"/>
        </w:rPr>
        <w:t xml:space="preserve">a </w:t>
      </w:r>
      <w:r w:rsidRPr="5F7C5B9A">
        <w:rPr>
          <w:rFonts w:ascii="Arial" w:eastAsia="Arial" w:hAnsi="Arial" w:cs="Arial"/>
          <w:color w:val="000000" w:themeColor="text1"/>
        </w:rPr>
        <w:t xml:space="preserve">guardian. </w:t>
      </w:r>
      <w:r w:rsidR="0071564C" w:rsidRPr="5F7C5B9A">
        <w:rPr>
          <w:rFonts w:ascii="Arial" w:eastAsia="Arial" w:hAnsi="Arial" w:cs="Arial"/>
          <w:color w:val="000000" w:themeColor="text1"/>
        </w:rPr>
        <w:t xml:space="preserve"> Participants also asked for consent to link their study data with HDSS data. </w:t>
      </w:r>
      <w:r w:rsidRPr="5F7C5B9A">
        <w:rPr>
          <w:rFonts w:ascii="Arial" w:eastAsia="Arial" w:hAnsi="Arial" w:cs="Arial"/>
          <w:color w:val="000000" w:themeColor="text1"/>
        </w:rPr>
        <w:t>In linking this data with HDSS data, we will draw on AHRI’s structures for safety oversight of the HDSS</w:t>
      </w:r>
      <w:r w:rsidR="00475009" w:rsidRPr="5F7C5B9A">
        <w:rPr>
          <w:rFonts w:ascii="Arial" w:eastAsia="Arial" w:hAnsi="Arial" w:cs="Arial"/>
          <w:color w:val="000000" w:themeColor="text1"/>
        </w:rPr>
        <w:t>: t</w:t>
      </w:r>
      <w:r w:rsidRPr="5F7C5B9A">
        <w:rPr>
          <w:rFonts w:ascii="Arial" w:eastAsia="Arial" w:hAnsi="Arial" w:cs="Arial"/>
          <w:color w:val="000000" w:themeColor="text1"/>
        </w:rPr>
        <w:t>he Clinical Governance Group</w:t>
      </w:r>
      <w:r w:rsidR="00475009" w:rsidRPr="5F7C5B9A">
        <w:rPr>
          <w:rFonts w:ascii="Arial" w:eastAsia="Arial" w:hAnsi="Arial" w:cs="Arial"/>
          <w:color w:val="000000" w:themeColor="text1"/>
        </w:rPr>
        <w:t>,</w:t>
      </w:r>
      <w:r w:rsidRPr="5F7C5B9A">
        <w:rPr>
          <w:rFonts w:ascii="Arial" w:eastAsia="Arial" w:hAnsi="Arial" w:cs="Arial"/>
          <w:color w:val="000000" w:themeColor="text1"/>
        </w:rPr>
        <w:t xml:space="preserve"> composed of senior clinicians</w:t>
      </w:r>
      <w:r w:rsidR="00475009" w:rsidRPr="5F7C5B9A">
        <w:rPr>
          <w:rFonts w:ascii="Arial" w:eastAsia="Arial" w:hAnsi="Arial" w:cs="Arial"/>
          <w:color w:val="000000" w:themeColor="text1"/>
        </w:rPr>
        <w:t xml:space="preserve">, and the </w:t>
      </w:r>
      <w:r w:rsidRPr="5F7C5B9A">
        <w:rPr>
          <w:rFonts w:ascii="Arial" w:eastAsia="Arial" w:hAnsi="Arial" w:cs="Arial"/>
          <w:color w:val="000000" w:themeColor="text1"/>
        </w:rPr>
        <w:t xml:space="preserve">HDSS Steering Group, </w:t>
      </w:r>
      <w:r w:rsidR="00475009" w:rsidRPr="5F7C5B9A">
        <w:rPr>
          <w:rFonts w:ascii="Arial" w:eastAsia="Arial" w:hAnsi="Arial" w:cs="Arial"/>
          <w:color w:val="000000" w:themeColor="text1"/>
        </w:rPr>
        <w:t>comprised of</w:t>
      </w:r>
      <w:r w:rsidRPr="5F7C5B9A">
        <w:rPr>
          <w:rFonts w:ascii="Arial" w:eastAsia="Arial" w:hAnsi="Arial" w:cs="Arial"/>
          <w:color w:val="000000" w:themeColor="text1"/>
        </w:rPr>
        <w:t xml:space="preserve"> AHRI</w:t>
      </w:r>
      <w:r w:rsidR="00475009" w:rsidRPr="5F7C5B9A">
        <w:rPr>
          <w:rFonts w:ascii="Arial" w:eastAsia="Arial" w:hAnsi="Arial" w:cs="Arial"/>
          <w:color w:val="000000" w:themeColor="text1"/>
        </w:rPr>
        <w:t>’s senior scientific management</w:t>
      </w:r>
      <w:r w:rsidRPr="5F7C5B9A">
        <w:rPr>
          <w:rFonts w:ascii="Arial" w:eastAsia="Arial" w:hAnsi="Arial" w:cs="Arial"/>
          <w:color w:val="000000" w:themeColor="text1"/>
        </w:rPr>
        <w:t>. Approval for the HDSS surveys and linkage with hospital admissions, clinic attendance data, and other routine data sources has been granted through UKZN BREC</w:t>
      </w:r>
      <w:r w:rsidR="00790FE7" w:rsidRPr="5F7C5B9A">
        <w:rPr>
          <w:rFonts w:ascii="Arial" w:eastAsia="Arial" w:hAnsi="Arial" w:cs="Arial"/>
          <w:color w:val="000000" w:themeColor="text1"/>
        </w:rPr>
        <w:t xml:space="preserve"> and local authorities</w:t>
      </w:r>
      <w:r w:rsidRPr="5F7C5B9A">
        <w:rPr>
          <w:rFonts w:ascii="Arial" w:eastAsia="Arial" w:hAnsi="Arial" w:cs="Arial"/>
          <w:color w:val="000000" w:themeColor="text1"/>
        </w:rPr>
        <w:t xml:space="preserve">. </w:t>
      </w:r>
    </w:p>
    <w:p w14:paraId="1D70A4E5" w14:textId="14B847DF" w:rsidR="24B7E4C9" w:rsidRPr="00E66272" w:rsidRDefault="24B7E4C9" w:rsidP="00E66272">
      <w:pPr>
        <w:spacing w:line="240" w:lineRule="auto"/>
        <w:jc w:val="both"/>
        <w:rPr>
          <w:rFonts w:ascii="Arial" w:eastAsia="Arial" w:hAnsi="Arial" w:cs="Arial"/>
          <w:color w:val="000000" w:themeColor="text1"/>
          <w:lang w:val="en-US"/>
        </w:rPr>
      </w:pPr>
    </w:p>
    <w:p w14:paraId="0000006F" w14:textId="30359469" w:rsidR="00050A75" w:rsidRPr="00E66272" w:rsidRDefault="00AA4DC4" w:rsidP="00E66272">
      <w:pPr>
        <w:shd w:val="clear" w:color="auto" w:fill="E7E6E6" w:themeFill="background2"/>
        <w:jc w:val="both"/>
        <w:rPr>
          <w:rFonts w:ascii="Arial" w:hAnsi="Arial" w:cs="Arial"/>
          <w:color w:val="000000" w:themeColor="text1"/>
        </w:rPr>
      </w:pPr>
      <w:r w:rsidRPr="00E66272">
        <w:rPr>
          <w:rFonts w:ascii="Arial" w:hAnsi="Arial" w:cs="Arial" w:hint="cs"/>
          <w:color w:val="000000" w:themeColor="text1"/>
        </w:rPr>
        <w:lastRenderedPageBreak/>
        <w:t>1</w:t>
      </w:r>
      <w:r w:rsidR="002832B2" w:rsidRPr="00E66272">
        <w:rPr>
          <w:rFonts w:ascii="Arial" w:hAnsi="Arial" w:cs="Arial" w:hint="cs"/>
          <w:color w:val="000000" w:themeColor="text1"/>
          <w:lang w:val="en-GB"/>
        </w:rPr>
        <w:t>0</w:t>
      </w:r>
      <w:r w:rsidRPr="00E66272">
        <w:rPr>
          <w:rFonts w:ascii="Arial" w:hAnsi="Arial" w:cs="Arial" w:hint="cs"/>
          <w:color w:val="000000" w:themeColor="text1"/>
        </w:rPr>
        <w:t>. Data access and governance and open science (</w:t>
      </w:r>
      <w:r w:rsidR="0097544F" w:rsidRPr="00E66272">
        <w:rPr>
          <w:rFonts w:ascii="Arial" w:hAnsi="Arial" w:cs="Arial" w:hint="cs"/>
          <w:color w:val="000000" w:themeColor="text1"/>
          <w:lang w:val="en-GB"/>
        </w:rPr>
        <w:t>4</w:t>
      </w:r>
      <w:r w:rsidRPr="00E66272">
        <w:rPr>
          <w:rFonts w:ascii="Arial" w:hAnsi="Arial" w:cs="Arial" w:hint="cs"/>
          <w:color w:val="000000" w:themeColor="text1"/>
        </w:rPr>
        <w:t xml:space="preserve">00 words) </w:t>
      </w:r>
    </w:p>
    <w:p w14:paraId="6C233054" w14:textId="6ACCD2C8" w:rsidR="2E6E8E3B" w:rsidRPr="00E66272" w:rsidRDefault="2E6E8E3B" w:rsidP="00E66272">
      <w:pPr>
        <w:pBdr>
          <w:top w:val="nil"/>
          <w:left w:val="nil"/>
          <w:bottom w:val="nil"/>
          <w:right w:val="nil"/>
          <w:between w:val="nil"/>
        </w:pBdr>
        <w:jc w:val="both"/>
        <w:rPr>
          <w:rFonts w:ascii="Arial" w:hAnsi="Arial" w:cs="Arial"/>
          <w:color w:val="000000" w:themeColor="text1"/>
          <w:lang w:val="en-US"/>
        </w:rPr>
      </w:pPr>
    </w:p>
    <w:p w14:paraId="66A265EA" w14:textId="4D8CFCCB" w:rsidR="2E36F8D0" w:rsidRPr="00E66272" w:rsidRDefault="00641B2B" w:rsidP="00E66272">
      <w:pPr>
        <w:spacing w:line="240" w:lineRule="auto"/>
        <w:jc w:val="both"/>
        <w:rPr>
          <w:rFonts w:ascii="Arial" w:eastAsia="Arial" w:hAnsi="Arial" w:cs="Arial"/>
          <w:b/>
          <w:bCs/>
          <w:color w:val="000000" w:themeColor="text1"/>
        </w:rPr>
      </w:pPr>
      <w:r w:rsidRPr="00E66272">
        <w:rPr>
          <w:rFonts w:ascii="Arial" w:eastAsia="Arial" w:hAnsi="Arial" w:cs="Arial" w:hint="cs"/>
          <w:b/>
          <w:bCs/>
          <w:color w:val="000000" w:themeColor="text1"/>
        </w:rPr>
        <w:t xml:space="preserve">Data access and governance: </w:t>
      </w:r>
      <w:r w:rsidR="054B60F5" w:rsidRPr="00E66272">
        <w:rPr>
          <w:rFonts w:ascii="Arial" w:eastAsia="Arial" w:hAnsi="Arial" w:cs="Arial" w:hint="cs"/>
          <w:color w:val="000000" w:themeColor="text1"/>
        </w:rPr>
        <w:t>The data used for this project are from studies conducted at AHRI, and AHRI is the data custodian.</w:t>
      </w:r>
      <w:r w:rsidR="317DD2D8" w:rsidRPr="00E66272">
        <w:rPr>
          <w:rFonts w:ascii="Arial" w:eastAsia="Arial" w:hAnsi="Arial" w:cs="Arial" w:hint="cs"/>
          <w:color w:val="000000" w:themeColor="text1"/>
        </w:rPr>
        <w:t xml:space="preserve"> The datasets </w:t>
      </w:r>
      <w:r w:rsidR="00C0111B" w:rsidRPr="00E66272">
        <w:rPr>
          <w:rFonts w:ascii="Arial" w:eastAsia="Arial" w:hAnsi="Arial" w:cs="Arial" w:hint="cs"/>
          <w:color w:val="000000" w:themeColor="text1"/>
        </w:rPr>
        <w:t>and</w:t>
      </w:r>
      <w:r w:rsidR="48513AB7" w:rsidRPr="00E66272">
        <w:rPr>
          <w:rFonts w:ascii="Arial" w:eastAsia="Arial" w:hAnsi="Arial" w:cs="Arial" w:hint="cs"/>
          <w:color w:val="000000" w:themeColor="text1"/>
        </w:rPr>
        <w:t xml:space="preserve"> data dictionaries </w:t>
      </w:r>
      <w:r w:rsidR="5BEC8C33" w:rsidRPr="00E66272">
        <w:rPr>
          <w:rFonts w:ascii="Arial" w:eastAsia="Arial" w:hAnsi="Arial" w:cs="Arial" w:hint="cs"/>
          <w:color w:val="000000" w:themeColor="text1"/>
        </w:rPr>
        <w:t xml:space="preserve">are </w:t>
      </w:r>
      <w:r w:rsidR="7339EA86" w:rsidRPr="00E66272">
        <w:rPr>
          <w:rFonts w:ascii="Arial" w:eastAsia="Arial" w:hAnsi="Arial" w:cs="Arial" w:hint="cs"/>
          <w:color w:val="000000" w:themeColor="text1"/>
        </w:rPr>
        <w:t>published</w:t>
      </w:r>
      <w:r w:rsidR="6EA870FD" w:rsidRPr="00E66272">
        <w:rPr>
          <w:rFonts w:ascii="Arial" w:eastAsia="Arial" w:hAnsi="Arial" w:cs="Arial" w:hint="cs"/>
          <w:color w:val="000000" w:themeColor="text1"/>
        </w:rPr>
        <w:t xml:space="preserve"> </w:t>
      </w:r>
      <w:r w:rsidR="713F84FF" w:rsidRPr="00E66272">
        <w:rPr>
          <w:rFonts w:ascii="Arial" w:eastAsia="Arial" w:hAnsi="Arial" w:cs="Arial" w:hint="cs"/>
          <w:color w:val="000000" w:themeColor="text1"/>
        </w:rPr>
        <w:t>o</w:t>
      </w:r>
      <w:r w:rsidR="6EA870FD" w:rsidRPr="00E66272">
        <w:rPr>
          <w:rFonts w:ascii="Arial" w:eastAsia="Arial" w:hAnsi="Arial" w:cs="Arial" w:hint="cs"/>
          <w:color w:val="000000" w:themeColor="text1"/>
        </w:rPr>
        <w:t>n</w:t>
      </w:r>
      <w:r w:rsidR="6DFCF9D4" w:rsidRPr="00E66272">
        <w:rPr>
          <w:rFonts w:ascii="Arial" w:eastAsia="Arial" w:hAnsi="Arial" w:cs="Arial" w:hint="cs"/>
          <w:color w:val="000000" w:themeColor="text1"/>
        </w:rPr>
        <w:t xml:space="preserve"> the AHRI data repository</w:t>
      </w:r>
      <w:r w:rsidR="2CD5AD7E" w:rsidRPr="00E66272">
        <w:rPr>
          <w:rFonts w:ascii="Arial" w:eastAsia="Arial" w:hAnsi="Arial" w:cs="Arial" w:hint="cs"/>
          <w:color w:val="000000" w:themeColor="text1"/>
        </w:rPr>
        <w:t xml:space="preserve"> </w:t>
      </w:r>
      <w:r w:rsidR="317DD2D8" w:rsidRPr="00E66272">
        <w:rPr>
          <w:rFonts w:ascii="Arial" w:eastAsia="Arial" w:hAnsi="Arial" w:cs="Arial" w:hint="cs"/>
          <w:color w:val="000000" w:themeColor="text1"/>
        </w:rPr>
        <w:t>(</w:t>
      </w:r>
      <w:hyperlink r:id="rId21">
        <w:r w:rsidR="317DD2D8" w:rsidRPr="00E66272">
          <w:rPr>
            <w:rStyle w:val="Hyperlink"/>
            <w:rFonts w:ascii="Arial" w:eastAsia="Arial" w:hAnsi="Arial" w:cs="Arial" w:hint="cs"/>
            <w:color w:val="000000" w:themeColor="text1"/>
          </w:rPr>
          <w:t>https://data.ahri.org/index.php/home</w:t>
        </w:r>
      </w:hyperlink>
      <w:r w:rsidR="317DD2D8" w:rsidRPr="00E66272">
        <w:rPr>
          <w:rFonts w:ascii="Arial" w:eastAsia="Arial" w:hAnsi="Arial" w:cs="Arial" w:hint="cs"/>
          <w:color w:val="000000" w:themeColor="text1"/>
        </w:rPr>
        <w:t>)</w:t>
      </w:r>
      <w:r w:rsidR="73F422CC" w:rsidRPr="00E66272">
        <w:rPr>
          <w:rFonts w:ascii="Arial" w:eastAsia="Arial" w:hAnsi="Arial" w:cs="Arial" w:hint="cs"/>
          <w:color w:val="000000" w:themeColor="text1"/>
        </w:rPr>
        <w:t xml:space="preserve"> </w:t>
      </w:r>
      <w:r w:rsidR="548B420C" w:rsidRPr="00E66272">
        <w:rPr>
          <w:rFonts w:ascii="Arial" w:eastAsia="Arial" w:hAnsi="Arial" w:cs="Arial" w:hint="cs"/>
          <w:color w:val="000000" w:themeColor="text1"/>
        </w:rPr>
        <w:t>and can be accessed through the following links:</w:t>
      </w:r>
    </w:p>
    <w:p w14:paraId="7DB18675" w14:textId="77777777" w:rsidR="0037172E" w:rsidRPr="00E66272" w:rsidRDefault="0037172E" w:rsidP="00E66272">
      <w:pPr>
        <w:spacing w:line="240" w:lineRule="auto"/>
        <w:jc w:val="both"/>
        <w:rPr>
          <w:rFonts w:ascii="Arial" w:eastAsia="Arial" w:hAnsi="Arial" w:cs="Arial"/>
          <w:color w:val="000000" w:themeColor="text1"/>
        </w:rPr>
      </w:pPr>
    </w:p>
    <w:p w14:paraId="297D0FDF" w14:textId="77777777" w:rsidR="00714BED" w:rsidRPr="00E66272" w:rsidRDefault="4C2CDB1F" w:rsidP="00E66272">
      <w:pPr>
        <w:spacing w:line="240" w:lineRule="auto"/>
        <w:jc w:val="both"/>
        <w:rPr>
          <w:rFonts w:ascii="Arial" w:eastAsia="Arial" w:hAnsi="Arial" w:cs="Arial"/>
          <w:i/>
          <w:iCs/>
          <w:color w:val="000000" w:themeColor="text1"/>
        </w:rPr>
      </w:pPr>
      <w:r w:rsidRPr="00E66272">
        <w:rPr>
          <w:rFonts w:ascii="Arial" w:eastAsia="Arial" w:hAnsi="Arial" w:cs="Arial" w:hint="cs"/>
          <w:i/>
          <w:iCs/>
          <w:color w:val="000000" w:themeColor="text1"/>
        </w:rPr>
        <w:t>Multilevel</w:t>
      </w:r>
      <w:r w:rsidR="00714BED" w:rsidRPr="00E66272">
        <w:rPr>
          <w:rFonts w:ascii="Arial" w:eastAsia="Arial" w:hAnsi="Arial" w:cs="Arial" w:hint="cs"/>
          <w:i/>
          <w:iCs/>
          <w:color w:val="000000" w:themeColor="text1"/>
        </w:rPr>
        <w:t>:</w:t>
      </w:r>
      <w:r w:rsidR="174FECA7" w:rsidRPr="00E66272">
        <w:rPr>
          <w:rFonts w:ascii="Arial" w:eastAsia="Arial" w:hAnsi="Arial" w:cs="Arial" w:hint="cs"/>
          <w:i/>
          <w:iCs/>
          <w:color w:val="000000" w:themeColor="text1"/>
        </w:rPr>
        <w:t xml:space="preserve"> </w:t>
      </w:r>
    </w:p>
    <w:p w14:paraId="763D5F46" w14:textId="07FE86F6" w:rsidR="0037172E" w:rsidRPr="00E66272" w:rsidRDefault="00714BED" w:rsidP="00E66272">
      <w:pPr>
        <w:spacing w:line="240" w:lineRule="auto"/>
        <w:jc w:val="both"/>
        <w:rPr>
          <w:rFonts w:ascii="Arial" w:eastAsia="Arial" w:hAnsi="Arial" w:cs="Arial"/>
          <w:color w:val="000000" w:themeColor="text1"/>
        </w:rPr>
      </w:pPr>
      <w:hyperlink r:id="rId22" w:history="1">
        <w:r w:rsidRPr="00E66272">
          <w:rPr>
            <w:rStyle w:val="Hyperlink"/>
            <w:rFonts w:ascii="Arial" w:eastAsia="Arial" w:hAnsi="Arial" w:cs="Arial" w:hint="cs"/>
            <w:color w:val="000000" w:themeColor="text1"/>
          </w:rPr>
          <w:t>https://doi.org/10.23664/AHRI.DREAMS.Multilevel.Standardized.v2)</w:t>
        </w:r>
      </w:hyperlink>
    </w:p>
    <w:p w14:paraId="0482C3EE" w14:textId="77777777" w:rsidR="00714BED" w:rsidRPr="00E66272" w:rsidRDefault="00714BED" w:rsidP="00E66272">
      <w:pPr>
        <w:spacing w:line="240" w:lineRule="auto"/>
        <w:jc w:val="both"/>
        <w:rPr>
          <w:rFonts w:ascii="Arial" w:eastAsia="Arial" w:hAnsi="Arial" w:cs="Arial"/>
          <w:color w:val="000000" w:themeColor="text1"/>
        </w:rPr>
      </w:pPr>
    </w:p>
    <w:p w14:paraId="163542BC" w14:textId="77777777" w:rsidR="00714BED" w:rsidRPr="00E66272" w:rsidRDefault="1AFB0841" w:rsidP="00E66272">
      <w:pPr>
        <w:spacing w:line="240" w:lineRule="auto"/>
        <w:jc w:val="both"/>
        <w:rPr>
          <w:rFonts w:ascii="Arial" w:eastAsia="Arial" w:hAnsi="Arial" w:cs="Arial"/>
          <w:color w:val="000000" w:themeColor="text1"/>
          <w:u w:val="single"/>
        </w:rPr>
      </w:pPr>
      <w:r w:rsidRPr="00E66272">
        <w:rPr>
          <w:rFonts w:ascii="Arial" w:eastAsia="Arial" w:hAnsi="Arial" w:cs="Arial" w:hint="cs"/>
          <w:i/>
          <w:iCs/>
          <w:color w:val="000000" w:themeColor="text1"/>
        </w:rPr>
        <w:t>DREAMS</w:t>
      </w:r>
      <w:r w:rsidR="00714BED" w:rsidRPr="00E66272">
        <w:rPr>
          <w:rFonts w:ascii="Arial" w:eastAsia="Arial" w:hAnsi="Arial" w:cs="Arial" w:hint="cs"/>
          <w:i/>
          <w:iCs/>
          <w:color w:val="000000" w:themeColor="text1"/>
        </w:rPr>
        <w:t>:</w:t>
      </w:r>
      <w:r w:rsidR="00714BED" w:rsidRPr="00E66272">
        <w:rPr>
          <w:rFonts w:ascii="Arial" w:eastAsia="Arial" w:hAnsi="Arial" w:cs="Arial" w:hint="cs"/>
          <w:color w:val="000000" w:themeColor="text1"/>
        </w:rPr>
        <w:t xml:space="preserve"> </w:t>
      </w:r>
      <w:hyperlink r:id="rId23" w:history="1">
        <w:r w:rsidR="00714BED" w:rsidRPr="00E66272">
          <w:rPr>
            <w:rStyle w:val="Hyperlink"/>
            <w:rFonts w:ascii="Arial" w:eastAsia="Arial" w:hAnsi="Arial" w:cs="Arial" w:hint="cs"/>
            <w:color w:val="000000" w:themeColor="text1"/>
          </w:rPr>
          <w:t>https://doi.org/10.23664/AHRI.DREAMS.impact.Evaluation.Project.Nested.Cohort</w:t>
        </w:r>
      </w:hyperlink>
      <w:r w:rsidRPr="00E66272">
        <w:rPr>
          <w:rFonts w:ascii="Arial" w:eastAsia="Arial" w:hAnsi="Arial" w:cs="Arial" w:hint="cs"/>
          <w:color w:val="000000" w:themeColor="text1"/>
          <w:u w:val="single"/>
        </w:rPr>
        <w:t>)</w:t>
      </w:r>
    </w:p>
    <w:p w14:paraId="0D8805FD" w14:textId="77777777" w:rsidR="00714BED" w:rsidRPr="00E66272" w:rsidRDefault="00714BED" w:rsidP="00E66272">
      <w:pPr>
        <w:spacing w:line="240" w:lineRule="auto"/>
        <w:jc w:val="both"/>
        <w:rPr>
          <w:rFonts w:ascii="Arial" w:eastAsia="Arial" w:hAnsi="Arial" w:cs="Arial"/>
          <w:color w:val="000000" w:themeColor="text1"/>
          <w:u w:val="single"/>
        </w:rPr>
      </w:pPr>
    </w:p>
    <w:p w14:paraId="237953BD" w14:textId="7DD46045" w:rsidR="0071564C" w:rsidRDefault="00714BED" w:rsidP="00E66272">
      <w:pPr>
        <w:spacing w:line="240" w:lineRule="auto"/>
        <w:jc w:val="both"/>
        <w:rPr>
          <w:rFonts w:ascii="Arial" w:eastAsia="Arial" w:hAnsi="Arial" w:cs="Arial"/>
          <w:i/>
          <w:iCs/>
          <w:color w:val="000000" w:themeColor="text1"/>
        </w:rPr>
      </w:pPr>
      <w:r w:rsidRPr="00E66272">
        <w:rPr>
          <w:rFonts w:ascii="Arial" w:eastAsia="Arial" w:hAnsi="Arial" w:cs="Arial" w:hint="cs"/>
          <w:i/>
          <w:iCs/>
          <w:color w:val="000000" w:themeColor="text1"/>
          <w:u w:val="single"/>
        </w:rPr>
        <w:t>I</w:t>
      </w:r>
      <w:r w:rsidR="6BD048EC" w:rsidRPr="00E66272">
        <w:rPr>
          <w:rFonts w:ascii="Arial" w:eastAsia="Arial" w:hAnsi="Arial" w:cs="Arial" w:hint="cs"/>
          <w:i/>
          <w:iCs/>
          <w:color w:val="000000" w:themeColor="text1"/>
        </w:rPr>
        <w:t>sisekelo</w:t>
      </w:r>
      <w:r w:rsidR="0071564C">
        <w:rPr>
          <w:rFonts w:ascii="Arial" w:eastAsia="Arial" w:hAnsi="Arial" w:cs="Arial"/>
          <w:i/>
          <w:iCs/>
          <w:color w:val="000000" w:themeColor="text1"/>
        </w:rPr>
        <w:t xml:space="preserve"> </w:t>
      </w:r>
      <w:r w:rsidR="6BD048EC" w:rsidRPr="00E66272">
        <w:rPr>
          <w:rFonts w:ascii="Arial" w:eastAsia="Arial" w:hAnsi="Arial" w:cs="Arial" w:hint="cs"/>
          <w:i/>
          <w:iCs/>
          <w:color w:val="000000" w:themeColor="text1"/>
        </w:rPr>
        <w:t>Sempilo</w:t>
      </w:r>
      <w:r w:rsidRPr="00E66272">
        <w:rPr>
          <w:rFonts w:ascii="Arial" w:eastAsia="Arial" w:hAnsi="Arial" w:cs="Arial" w:hint="cs"/>
          <w:i/>
          <w:iCs/>
          <w:color w:val="000000" w:themeColor="text1"/>
        </w:rPr>
        <w:t>:</w:t>
      </w:r>
    </w:p>
    <w:p w14:paraId="2E2D9C99" w14:textId="577E34DF" w:rsidR="0037172E" w:rsidRPr="00E66272" w:rsidRDefault="00714BED" w:rsidP="00E66272">
      <w:pPr>
        <w:spacing w:line="240" w:lineRule="auto"/>
        <w:jc w:val="both"/>
        <w:rPr>
          <w:rFonts w:ascii="Arial" w:eastAsia="Arial" w:hAnsi="Arial" w:cs="Arial"/>
          <w:color w:val="000000" w:themeColor="text1"/>
        </w:rPr>
      </w:pPr>
      <w:hyperlink r:id="rId24" w:history="1">
        <w:r w:rsidRPr="00E66272">
          <w:rPr>
            <w:rStyle w:val="Hyperlink"/>
            <w:rFonts w:ascii="Arial" w:eastAsia="Arial" w:hAnsi="Arial" w:cs="Arial" w:hint="cs"/>
            <w:color w:val="000000" w:themeColor="text1"/>
          </w:rPr>
          <w:t>https://doi.org/10.23664/AHRI.ISISEKELOSEMPILO.ENDLINE.RECRUITMENT.DATASETS</w:t>
        </w:r>
      </w:hyperlink>
      <w:r w:rsidR="7C7BC590" w:rsidRPr="00E66272">
        <w:rPr>
          <w:rFonts w:ascii="Arial" w:eastAsia="Arial" w:hAnsi="Arial" w:cs="Arial" w:hint="cs"/>
          <w:color w:val="000000" w:themeColor="text1"/>
        </w:rPr>
        <w:t xml:space="preserve"> </w:t>
      </w:r>
    </w:p>
    <w:p w14:paraId="3E6AB2DD" w14:textId="77777777" w:rsidR="00714BED" w:rsidRPr="00E66272" w:rsidRDefault="00714BED" w:rsidP="00E66272">
      <w:pPr>
        <w:spacing w:line="240" w:lineRule="auto"/>
        <w:jc w:val="both"/>
        <w:rPr>
          <w:rFonts w:ascii="Arial" w:eastAsia="Arial" w:hAnsi="Arial" w:cs="Arial"/>
          <w:color w:val="000000" w:themeColor="text1"/>
        </w:rPr>
      </w:pPr>
    </w:p>
    <w:p w14:paraId="47FFF0A6" w14:textId="7B911BF2" w:rsidR="2E36F8D0" w:rsidRPr="00762D15" w:rsidRDefault="00714BED" w:rsidP="5F7C5B9A">
      <w:pPr>
        <w:spacing w:line="240" w:lineRule="auto"/>
        <w:jc w:val="both"/>
        <w:rPr>
          <w:rFonts w:ascii="Arial" w:eastAsia="Arial" w:hAnsi="Arial" w:cs="Arial"/>
          <w:color w:val="000000" w:themeColor="text1"/>
          <w:lang w:val="it-IT"/>
          <w:rPrChange w:id="181" w:author="Heshaylia Moodliar" w:date="2025-05-27T15:35:00Z" w16du:dateUtc="2025-05-27T13:35:00Z">
            <w:rPr>
              <w:rFonts w:ascii="Arial" w:eastAsia="Arial" w:hAnsi="Arial" w:cs="Arial"/>
              <w:color w:val="000000" w:themeColor="text1"/>
            </w:rPr>
          </w:rPrChange>
        </w:rPr>
      </w:pPr>
      <w:proofErr w:type="spellStart"/>
      <w:r w:rsidRPr="00762D15">
        <w:rPr>
          <w:rFonts w:ascii="Arial" w:eastAsia="Arial" w:hAnsi="Arial" w:cs="Arial"/>
          <w:i/>
          <w:iCs/>
          <w:color w:val="000000" w:themeColor="text1"/>
          <w:lang w:val="it-IT"/>
          <w:rPrChange w:id="182" w:author="Heshaylia Moodliar" w:date="2025-05-27T15:35:00Z" w16du:dateUtc="2025-05-27T13:35:00Z">
            <w:rPr>
              <w:rFonts w:ascii="Arial" w:eastAsia="Arial" w:hAnsi="Arial" w:cs="Arial"/>
              <w:i/>
              <w:iCs/>
              <w:color w:val="000000" w:themeColor="text1"/>
            </w:rPr>
          </w:rPrChange>
        </w:rPr>
        <w:t>TasP</w:t>
      </w:r>
      <w:proofErr w:type="spellEnd"/>
      <w:r w:rsidRPr="00762D15">
        <w:rPr>
          <w:rFonts w:ascii="Arial" w:eastAsia="Arial" w:hAnsi="Arial" w:cs="Arial"/>
          <w:i/>
          <w:iCs/>
          <w:color w:val="000000" w:themeColor="text1"/>
          <w:lang w:val="it-IT"/>
          <w:rPrChange w:id="183" w:author="Heshaylia Moodliar" w:date="2025-05-27T15:35:00Z" w16du:dateUtc="2025-05-27T13:35:00Z">
            <w:rPr>
              <w:rFonts w:ascii="Arial" w:eastAsia="Arial" w:hAnsi="Arial" w:cs="Arial"/>
              <w:i/>
              <w:iCs/>
              <w:color w:val="000000" w:themeColor="text1"/>
            </w:rPr>
          </w:rPrChange>
        </w:rPr>
        <w:t xml:space="preserve">: </w:t>
      </w:r>
      <w:r>
        <w:fldChar w:fldCharType="begin"/>
      </w:r>
      <w:r w:rsidRPr="00762D15">
        <w:rPr>
          <w:lang w:val="it-IT"/>
          <w:rPrChange w:id="184" w:author="Heshaylia Moodliar" w:date="2025-05-27T15:35:00Z" w16du:dateUtc="2025-05-27T13:35:00Z">
            <w:rPr/>
          </w:rPrChange>
        </w:rPr>
        <w:instrText>HYPERLINK "https://doi.org/10.23664/AHRI.TASP.LINKAGE.PAPER.DATASET" \h</w:instrText>
      </w:r>
      <w:r>
        <w:fldChar w:fldCharType="separate"/>
      </w:r>
      <w:r w:rsidRPr="00762D15">
        <w:rPr>
          <w:rStyle w:val="Hyperlink"/>
          <w:rFonts w:ascii="Arial" w:eastAsia="Arial" w:hAnsi="Arial" w:cs="Arial"/>
          <w:color w:val="000000" w:themeColor="text1"/>
          <w:lang w:val="it-IT"/>
          <w:rPrChange w:id="185" w:author="Heshaylia Moodliar" w:date="2025-05-27T15:35:00Z" w16du:dateUtc="2025-05-27T13:35:00Z">
            <w:rPr>
              <w:rStyle w:val="Hyperlink"/>
              <w:rFonts w:ascii="Arial" w:eastAsia="Arial" w:hAnsi="Arial" w:cs="Arial"/>
              <w:color w:val="000000" w:themeColor="text1"/>
            </w:rPr>
          </w:rPrChange>
        </w:rPr>
        <w:t>https://doi.org/10.23664/AHRI.TASP.LINKAGE.PAPER.DATASET</w:t>
      </w:r>
      <w:r>
        <w:fldChar w:fldCharType="end"/>
      </w:r>
      <w:r w:rsidR="1DD9A5F5" w:rsidRPr="00762D15">
        <w:rPr>
          <w:rFonts w:ascii="Arial" w:eastAsia="Arial" w:hAnsi="Arial" w:cs="Arial"/>
          <w:color w:val="000000" w:themeColor="text1"/>
          <w:lang w:val="it-IT"/>
          <w:rPrChange w:id="186" w:author="Heshaylia Moodliar" w:date="2025-05-27T15:35:00Z" w16du:dateUtc="2025-05-27T13:35:00Z">
            <w:rPr>
              <w:rFonts w:ascii="Arial" w:eastAsia="Arial" w:hAnsi="Arial" w:cs="Arial"/>
              <w:color w:val="000000" w:themeColor="text1"/>
            </w:rPr>
          </w:rPrChange>
        </w:rPr>
        <w:t xml:space="preserve"> ).</w:t>
      </w:r>
    </w:p>
    <w:p w14:paraId="25C60657" w14:textId="77777777" w:rsidR="0037172E" w:rsidRPr="00762D15" w:rsidRDefault="0037172E" w:rsidP="00E66272">
      <w:pPr>
        <w:spacing w:line="240" w:lineRule="auto"/>
        <w:jc w:val="both"/>
        <w:rPr>
          <w:rFonts w:ascii="Arial" w:eastAsia="Arial" w:hAnsi="Arial" w:cs="Arial"/>
          <w:color w:val="000000" w:themeColor="text1"/>
          <w:lang w:val="it-IT"/>
          <w:rPrChange w:id="187" w:author="Heshaylia Moodliar" w:date="2025-05-27T15:35:00Z" w16du:dateUtc="2025-05-27T13:35:00Z">
            <w:rPr>
              <w:rFonts w:ascii="Arial" w:eastAsia="Arial" w:hAnsi="Arial" w:cs="Arial"/>
              <w:color w:val="000000" w:themeColor="text1"/>
            </w:rPr>
          </w:rPrChange>
        </w:rPr>
      </w:pPr>
    </w:p>
    <w:p w14:paraId="50800FAE" w14:textId="3F411945" w:rsidR="2E36F8D0" w:rsidRPr="00E66272" w:rsidRDefault="00A47560" w:rsidP="00E66272">
      <w:pPr>
        <w:spacing w:line="240" w:lineRule="auto"/>
        <w:jc w:val="both"/>
        <w:rPr>
          <w:rFonts w:ascii="Arial" w:eastAsia="Arial" w:hAnsi="Arial" w:cs="Arial"/>
          <w:color w:val="000000" w:themeColor="text1"/>
          <w:lang w:val="en-US"/>
        </w:rPr>
      </w:pPr>
      <w:r w:rsidRPr="00E66272">
        <w:rPr>
          <w:rFonts w:ascii="Arial" w:eastAsia="Arial" w:hAnsi="Arial" w:cs="Arial" w:hint="cs"/>
          <w:color w:val="000000" w:themeColor="text1"/>
        </w:rPr>
        <w:t>Data collection and curation for all AHRI studies and the HDSS</w:t>
      </w:r>
      <w:r w:rsidR="00641B2B" w:rsidRPr="00E66272">
        <w:rPr>
          <w:rFonts w:ascii="Arial" w:eastAsia="Arial" w:hAnsi="Arial" w:cs="Arial" w:hint="cs"/>
          <w:color w:val="000000" w:themeColor="text1"/>
        </w:rPr>
        <w:t xml:space="preserve"> is guided by international and national data protection regulations including South Africa’s Protection of Personal Information Act (POPIA</w:t>
      </w:r>
      <w:r w:rsidRPr="00E66272">
        <w:rPr>
          <w:rFonts w:ascii="Arial" w:eastAsia="Arial" w:hAnsi="Arial" w:cs="Arial" w:hint="cs"/>
          <w:color w:val="000000" w:themeColor="text1"/>
        </w:rPr>
        <w:t>)</w:t>
      </w:r>
      <w:r w:rsidR="00641B2B" w:rsidRPr="00E66272">
        <w:rPr>
          <w:rFonts w:ascii="Arial" w:eastAsia="Arial" w:hAnsi="Arial" w:cs="Arial" w:hint="cs"/>
          <w:color w:val="000000" w:themeColor="text1"/>
        </w:rPr>
        <w:t xml:space="preserve">. All staff complete data protection awareness training. </w:t>
      </w:r>
      <w:bookmarkStart w:id="188" w:name="_Hlk172893976"/>
      <w:r w:rsidR="054B60F5" w:rsidRPr="00E66272">
        <w:rPr>
          <w:rFonts w:ascii="Arial" w:eastAsia="Arial" w:hAnsi="Arial" w:cs="Arial" w:hint="cs"/>
          <w:color w:val="000000" w:themeColor="text1"/>
        </w:rPr>
        <w:t>AHRI recognises that research data are a valuable resource for scientific enquiry and discovery</w:t>
      </w:r>
      <w:r w:rsidR="0037172E" w:rsidRPr="00E66272">
        <w:rPr>
          <w:rFonts w:ascii="Arial" w:eastAsia="Arial" w:hAnsi="Arial" w:cs="Arial" w:hint="cs"/>
          <w:color w:val="000000" w:themeColor="text1"/>
        </w:rPr>
        <w:t xml:space="preserve">, and are committed to </w:t>
      </w:r>
      <w:r w:rsidR="00641B2B" w:rsidRPr="00E66272">
        <w:rPr>
          <w:rFonts w:ascii="Arial" w:eastAsia="Arial" w:hAnsi="Arial" w:cs="Arial" w:hint="cs"/>
          <w:color w:val="000000" w:themeColor="text1"/>
        </w:rPr>
        <w:t>data sharing</w:t>
      </w:r>
      <w:r w:rsidR="0037172E" w:rsidRPr="00E66272">
        <w:rPr>
          <w:rFonts w:ascii="Arial" w:eastAsia="Arial" w:hAnsi="Arial" w:cs="Arial" w:hint="cs"/>
          <w:color w:val="000000" w:themeColor="text1"/>
        </w:rPr>
        <w:t xml:space="preserve"> and </w:t>
      </w:r>
      <w:r w:rsidR="054B60F5" w:rsidRPr="00E66272">
        <w:rPr>
          <w:rFonts w:ascii="Arial" w:eastAsia="Arial" w:hAnsi="Arial" w:cs="Arial" w:hint="cs"/>
          <w:color w:val="000000" w:themeColor="text1"/>
        </w:rPr>
        <w:t>the FAIR (findable, accessible, interoperable, and reusable) principles.</w:t>
      </w:r>
      <w:r w:rsidRPr="00E66272">
        <w:rPr>
          <w:rFonts w:ascii="Arial" w:eastAsia="Arial" w:hAnsi="Arial" w:cs="Arial" w:hint="cs"/>
          <w:color w:val="000000" w:themeColor="text1"/>
        </w:rPr>
        <w:t xml:space="preserve"> </w:t>
      </w:r>
      <w:r w:rsidRPr="00E66272">
        <w:rPr>
          <w:rFonts w:ascii="Arial" w:eastAsia="Arial" w:hAnsi="Arial" w:cs="Arial" w:hint="cs"/>
          <w:color w:val="000000" w:themeColor="text1"/>
          <w:lang w:val="en-GB"/>
        </w:rPr>
        <w:t xml:space="preserve">AHRI </w:t>
      </w:r>
      <w:r w:rsidR="0024413B" w:rsidRPr="00E66272">
        <w:rPr>
          <w:rFonts w:ascii="Arial" w:eastAsia="Arial" w:hAnsi="Arial" w:cs="Arial" w:hint="cs"/>
          <w:color w:val="000000" w:themeColor="text1"/>
          <w:lang w:val="en-GB"/>
        </w:rPr>
        <w:t>is</w:t>
      </w:r>
      <w:r w:rsidRPr="00E66272">
        <w:rPr>
          <w:rFonts w:ascii="Arial" w:eastAsia="Arial" w:hAnsi="Arial" w:cs="Arial" w:hint="cs"/>
          <w:color w:val="000000" w:themeColor="text1"/>
          <w:lang w:val="en-GB"/>
        </w:rPr>
        <w:t xml:space="preserve"> also fully committed to ensuring that information security, participant confidentiality, ethical use of data and public trust are maintained</w:t>
      </w:r>
      <w:r w:rsidR="0024413B" w:rsidRPr="00E66272">
        <w:rPr>
          <w:rFonts w:ascii="Arial" w:eastAsia="Arial" w:hAnsi="Arial" w:cs="Arial" w:hint="cs"/>
          <w:color w:val="000000" w:themeColor="text1"/>
          <w:lang w:val="en-GB"/>
        </w:rPr>
        <w:t xml:space="preserve">. </w:t>
      </w:r>
      <w:r w:rsidRPr="00E66272">
        <w:rPr>
          <w:rFonts w:ascii="Arial" w:eastAsia="Arial" w:hAnsi="Arial" w:cs="Arial" w:hint="cs"/>
          <w:color w:val="000000" w:themeColor="text1"/>
        </w:rPr>
        <w:t xml:space="preserve">AHRI has a long history of </w:t>
      </w:r>
      <w:r w:rsidR="0024413B" w:rsidRPr="00E66272">
        <w:rPr>
          <w:rFonts w:ascii="Arial" w:eastAsia="Arial" w:hAnsi="Arial" w:cs="Arial" w:hint="cs"/>
          <w:color w:val="000000" w:themeColor="text1"/>
        </w:rPr>
        <w:t xml:space="preserve">responsible </w:t>
      </w:r>
      <w:r w:rsidRPr="00E66272">
        <w:rPr>
          <w:rFonts w:ascii="Arial" w:eastAsia="Arial" w:hAnsi="Arial" w:cs="Arial" w:hint="cs"/>
          <w:color w:val="000000" w:themeColor="text1"/>
        </w:rPr>
        <w:t xml:space="preserve">data sharing through their data repository. Data are shared in compliance with appropriate data governance standards, and international and national laws and guidelines </w:t>
      </w:r>
      <w:r w:rsidR="00641B2B" w:rsidRPr="00E66272">
        <w:rPr>
          <w:rFonts w:ascii="Arial" w:eastAsia="Arial" w:hAnsi="Arial" w:cs="Arial" w:hint="cs"/>
          <w:color w:val="000000" w:themeColor="text1"/>
          <w:lang w:val="en-GB"/>
        </w:rPr>
        <w:t>AHRI is also a member of South African Population Research Infrastructure Network (SAPRIN), which harmonises data from South Africa’s existing HDSS sites, and share data through the SAPRIN infrastructure (</w:t>
      </w:r>
      <w:r w:rsidR="00866A89" w:rsidRPr="00866A89">
        <w:rPr>
          <w:rStyle w:val="Hyperlink"/>
          <w:rFonts w:ascii="Arial" w:eastAsia="Arial" w:hAnsi="Arial" w:cs="Arial"/>
          <w:color w:val="000000" w:themeColor="text1"/>
          <w:lang w:val="en-GB"/>
        </w:rPr>
        <w:t>https://saprindata.samrc.ac.za/index.php</w:t>
      </w:r>
      <w:r w:rsidR="00641B2B" w:rsidRPr="00E66272">
        <w:rPr>
          <w:rFonts w:ascii="Arial" w:eastAsia="Arial" w:hAnsi="Arial" w:cs="Arial" w:hint="cs"/>
          <w:color w:val="000000" w:themeColor="text1"/>
          <w:lang w:val="en-GB"/>
        </w:rPr>
        <w:t>)</w:t>
      </w:r>
      <w:r w:rsidR="00641B2B" w:rsidRPr="00E66272">
        <w:rPr>
          <w:rFonts w:ascii="Arial" w:eastAsia="Arial" w:hAnsi="Arial" w:cs="Arial" w:hint="cs"/>
          <w:color w:val="000000" w:themeColor="text1"/>
        </w:rPr>
        <w:t xml:space="preserve">. </w:t>
      </w:r>
      <w:r w:rsidR="054B60F5" w:rsidRPr="00E66272">
        <w:rPr>
          <w:rFonts w:ascii="Arial" w:eastAsia="Arial" w:hAnsi="Arial" w:cs="Arial" w:hint="cs"/>
          <w:color w:val="000000" w:themeColor="text1"/>
        </w:rPr>
        <w:t>Maximum effort is taken to ensure maximum benefit of data for re-use and re-analysis, under the principle of ‘as open as possible, as closed as necessary’.</w:t>
      </w:r>
    </w:p>
    <w:p w14:paraId="01B991FB" w14:textId="77777777" w:rsidR="00641B2B" w:rsidRPr="00E66272" w:rsidRDefault="00641B2B" w:rsidP="00E66272">
      <w:pPr>
        <w:pBdr>
          <w:top w:val="nil"/>
          <w:left w:val="nil"/>
          <w:bottom w:val="nil"/>
          <w:right w:val="nil"/>
          <w:between w:val="nil"/>
        </w:pBdr>
        <w:jc w:val="both"/>
        <w:rPr>
          <w:rFonts w:ascii="Arial" w:hAnsi="Arial" w:cs="Arial"/>
          <w:color w:val="000000" w:themeColor="text1"/>
          <w:lang w:val="en-US"/>
        </w:rPr>
      </w:pPr>
    </w:p>
    <w:p w14:paraId="14D17B42" w14:textId="1DBBF54C" w:rsidR="002832B2" w:rsidRPr="00E66272" w:rsidRDefault="32B4C5FB" w:rsidP="00E66272">
      <w:pPr>
        <w:pBdr>
          <w:top w:val="nil"/>
          <w:left w:val="nil"/>
          <w:bottom w:val="nil"/>
          <w:right w:val="nil"/>
          <w:between w:val="nil"/>
        </w:pBdr>
        <w:jc w:val="both"/>
        <w:rPr>
          <w:rFonts w:ascii="Arial" w:hAnsi="Arial" w:cs="Arial"/>
          <w:color w:val="000000" w:themeColor="text1"/>
          <w:lang w:val="en-US"/>
        </w:rPr>
      </w:pPr>
      <w:r w:rsidRPr="00E66272">
        <w:rPr>
          <w:rFonts w:ascii="Arial" w:hAnsi="Arial" w:cs="Arial" w:hint="cs"/>
          <w:b/>
          <w:bCs/>
          <w:color w:val="000000" w:themeColor="text1"/>
          <w:lang w:val="en-US"/>
        </w:rPr>
        <w:t>Open science:</w:t>
      </w:r>
      <w:r w:rsidR="0E43F314" w:rsidRPr="00E66272">
        <w:rPr>
          <w:rFonts w:ascii="Arial" w:hAnsi="Arial" w:cs="Arial" w:hint="cs"/>
          <w:color w:val="000000" w:themeColor="text1"/>
          <w:lang w:val="en-US"/>
        </w:rPr>
        <w:t xml:space="preserve"> We will formulate an open science plan at the start of the project. We will liaise with </w:t>
      </w:r>
      <w:r w:rsidR="00181377" w:rsidRPr="00E66272">
        <w:rPr>
          <w:rFonts w:ascii="Arial" w:hAnsi="Arial" w:cs="Arial" w:hint="cs"/>
          <w:color w:val="000000" w:themeColor="text1"/>
          <w:lang w:val="en-US"/>
        </w:rPr>
        <w:t>the Youth Advisory Group (YAG) and AHRI’s C</w:t>
      </w:r>
      <w:r w:rsidR="0E43F314" w:rsidRPr="00E66272">
        <w:rPr>
          <w:rFonts w:ascii="Arial" w:hAnsi="Arial" w:cs="Arial" w:hint="cs"/>
          <w:color w:val="000000" w:themeColor="text1"/>
          <w:lang w:val="en-US"/>
        </w:rPr>
        <w:t xml:space="preserve">ommunity </w:t>
      </w:r>
      <w:r w:rsidR="00181377" w:rsidRPr="00E66272">
        <w:rPr>
          <w:rFonts w:ascii="Arial" w:hAnsi="Arial" w:cs="Arial" w:hint="cs"/>
          <w:color w:val="000000" w:themeColor="text1"/>
          <w:lang w:val="en-US"/>
        </w:rPr>
        <w:t>A</w:t>
      </w:r>
      <w:r w:rsidR="0E43F314" w:rsidRPr="00E66272">
        <w:rPr>
          <w:rFonts w:ascii="Arial" w:hAnsi="Arial" w:cs="Arial" w:hint="cs"/>
          <w:color w:val="000000" w:themeColor="text1"/>
          <w:lang w:val="en-US"/>
        </w:rPr>
        <w:t xml:space="preserve">dvisory </w:t>
      </w:r>
      <w:r w:rsidR="00181377" w:rsidRPr="00E66272">
        <w:rPr>
          <w:rFonts w:ascii="Arial" w:hAnsi="Arial" w:cs="Arial" w:hint="cs"/>
          <w:color w:val="000000" w:themeColor="text1"/>
          <w:lang w:val="en-US"/>
        </w:rPr>
        <w:t xml:space="preserve">Board (CAB) </w:t>
      </w:r>
      <w:r w:rsidR="0E43F314" w:rsidRPr="00E66272">
        <w:rPr>
          <w:rFonts w:ascii="Arial" w:hAnsi="Arial" w:cs="Arial" w:hint="cs"/>
          <w:color w:val="000000" w:themeColor="text1"/>
          <w:lang w:val="en-US"/>
        </w:rPr>
        <w:t>in co-</w:t>
      </w:r>
      <w:r w:rsidR="00181377" w:rsidRPr="00E66272">
        <w:rPr>
          <w:rFonts w:ascii="Arial" w:hAnsi="Arial" w:cs="Arial" w:hint="cs"/>
          <w:color w:val="000000" w:themeColor="text1"/>
          <w:lang w:val="en-US"/>
        </w:rPr>
        <w:t>creation to</w:t>
      </w:r>
      <w:r w:rsidR="0E43F314" w:rsidRPr="00E66272">
        <w:rPr>
          <w:rFonts w:ascii="Arial" w:hAnsi="Arial" w:cs="Arial" w:hint="cs"/>
          <w:color w:val="000000" w:themeColor="text1"/>
          <w:lang w:val="en-US"/>
        </w:rPr>
        <w:t xml:space="preserve"> collaboratively guide the production of stakeholder-informed community engagement strategies. The project protocol and analysis plan will be developed into a manuscript for publication in an open-access peer-reviewed journal.  Our dissemination and communication strategies will also encourage open science. Manuscripts prepared for publication will be deposited as preprints on medRxiv (</w:t>
      </w:r>
      <w:hyperlink r:id="rId25">
        <w:r w:rsidR="0E43F314" w:rsidRPr="00E66272">
          <w:rPr>
            <w:rStyle w:val="Hyperlink"/>
            <w:rFonts w:ascii="Arial" w:hAnsi="Arial" w:cs="Arial" w:hint="cs"/>
            <w:color w:val="000000" w:themeColor="text1"/>
            <w:lang w:val="en-US"/>
          </w:rPr>
          <w:t>https://www.medrxiv.org/</w:t>
        </w:r>
      </w:hyperlink>
      <w:r w:rsidR="6333750C" w:rsidRPr="00E66272">
        <w:rPr>
          <w:rFonts w:ascii="Arial" w:hAnsi="Arial" w:cs="Arial" w:hint="cs"/>
          <w:color w:val="000000" w:themeColor="text1"/>
          <w:lang w:val="en-US"/>
        </w:rPr>
        <w:t xml:space="preserve"> </w:t>
      </w:r>
      <w:r w:rsidR="0E43F314" w:rsidRPr="00E66272">
        <w:rPr>
          <w:rFonts w:ascii="Arial" w:hAnsi="Arial" w:cs="Arial" w:hint="cs"/>
          <w:color w:val="000000" w:themeColor="text1"/>
          <w:lang w:val="en-US"/>
        </w:rPr>
        <w:t>), a preprint server for health sciences, or SocArXiv (</w:t>
      </w:r>
      <w:hyperlink r:id="rId26">
        <w:r w:rsidR="0E43F314" w:rsidRPr="00E66272">
          <w:rPr>
            <w:rStyle w:val="Hyperlink"/>
            <w:rFonts w:ascii="Arial" w:hAnsi="Arial" w:cs="Arial" w:hint="cs"/>
            <w:color w:val="000000" w:themeColor="text1"/>
            <w:lang w:val="en-US"/>
          </w:rPr>
          <w:t>https://socopen.org/</w:t>
        </w:r>
      </w:hyperlink>
      <w:r w:rsidR="4F0E1107" w:rsidRPr="00E66272">
        <w:rPr>
          <w:rFonts w:ascii="Arial" w:hAnsi="Arial" w:cs="Arial" w:hint="cs"/>
          <w:color w:val="000000" w:themeColor="text1"/>
          <w:lang w:val="en-US"/>
        </w:rPr>
        <w:t xml:space="preserve"> </w:t>
      </w:r>
      <w:r w:rsidR="0E43F314" w:rsidRPr="00E66272">
        <w:rPr>
          <w:rFonts w:ascii="Arial" w:hAnsi="Arial" w:cs="Arial" w:hint="cs"/>
          <w:color w:val="000000" w:themeColor="text1"/>
          <w:lang w:val="en-US"/>
        </w:rPr>
        <w:t xml:space="preserve">), a repository for research in the social sciences, thereby facilitating rapid access of the public and researchers to the project results. </w:t>
      </w:r>
      <w:r w:rsidR="00714BED" w:rsidRPr="00E66272">
        <w:rPr>
          <w:rFonts w:ascii="Arial" w:hAnsi="Arial" w:cs="Arial" w:hint="cs"/>
          <w:color w:val="000000" w:themeColor="text1"/>
          <w:lang w:val="en-US"/>
        </w:rPr>
        <w:t>A</w:t>
      </w:r>
      <w:r w:rsidR="0E43F314" w:rsidRPr="00E66272">
        <w:rPr>
          <w:rFonts w:ascii="Arial" w:hAnsi="Arial" w:cs="Arial" w:hint="cs"/>
          <w:color w:val="000000" w:themeColor="text1"/>
          <w:lang w:val="en-US"/>
        </w:rPr>
        <w:t>uthors will submit their manuscripts to journals that support full open-access publication</w:t>
      </w:r>
      <w:r w:rsidR="00714BED" w:rsidRPr="00E66272">
        <w:rPr>
          <w:rFonts w:ascii="Arial" w:hAnsi="Arial" w:cs="Arial" w:hint="cs"/>
          <w:color w:val="000000" w:themeColor="text1"/>
          <w:lang w:val="en-US"/>
        </w:rPr>
        <w:t>, and payment for this is supported through a central AHRI financing system</w:t>
      </w:r>
      <w:r w:rsidR="0E43F314" w:rsidRPr="00E66272">
        <w:rPr>
          <w:rFonts w:ascii="Arial" w:hAnsi="Arial" w:cs="Arial" w:hint="cs"/>
          <w:color w:val="000000" w:themeColor="text1"/>
          <w:lang w:val="en-US"/>
        </w:rPr>
        <w:t xml:space="preserve"> Datasets resulting from this project will be made available through </w:t>
      </w:r>
      <w:r w:rsidR="0024413B" w:rsidRPr="00E66272">
        <w:rPr>
          <w:rFonts w:ascii="Arial" w:hAnsi="Arial" w:cs="Arial" w:hint="cs"/>
          <w:color w:val="000000" w:themeColor="text1"/>
          <w:lang w:val="en-US"/>
        </w:rPr>
        <w:t>the AHRI repository</w:t>
      </w:r>
      <w:r w:rsidR="00114DA7" w:rsidRPr="00E66272">
        <w:rPr>
          <w:rFonts w:ascii="Arial" w:hAnsi="Arial" w:cs="Arial" w:hint="cs"/>
          <w:color w:val="000000" w:themeColor="text1"/>
          <w:lang w:val="en-US"/>
        </w:rPr>
        <w:t>.</w:t>
      </w:r>
    </w:p>
    <w:bookmarkEnd w:id="188"/>
    <w:p w14:paraId="32F31329" w14:textId="3315D0F6" w:rsidR="002832B2" w:rsidRPr="00E66272" w:rsidRDefault="00AA4DC4" w:rsidP="00E66272">
      <w:pPr>
        <w:shd w:val="clear" w:color="auto" w:fill="E7E6E6" w:themeFill="background2"/>
        <w:spacing w:before="280" w:after="280" w:line="240" w:lineRule="auto"/>
        <w:jc w:val="both"/>
        <w:rPr>
          <w:rFonts w:ascii="Arial" w:hAnsi="Arial" w:cs="Arial"/>
          <w:color w:val="000000" w:themeColor="text1"/>
        </w:rPr>
      </w:pPr>
      <w:r w:rsidRPr="00E66272">
        <w:rPr>
          <w:rFonts w:ascii="Arial" w:hAnsi="Arial" w:cs="Arial" w:hint="cs"/>
          <w:color w:val="000000" w:themeColor="text1"/>
        </w:rPr>
        <w:t>1</w:t>
      </w:r>
      <w:r w:rsidR="002832B2" w:rsidRPr="00E66272">
        <w:rPr>
          <w:rFonts w:ascii="Arial" w:hAnsi="Arial" w:cs="Arial" w:hint="cs"/>
          <w:color w:val="000000" w:themeColor="text1"/>
          <w:lang w:val="en-GB"/>
        </w:rPr>
        <w:t>1</w:t>
      </w:r>
      <w:r w:rsidRPr="00E66272">
        <w:rPr>
          <w:rFonts w:ascii="Arial" w:hAnsi="Arial" w:cs="Arial" w:hint="cs"/>
          <w:color w:val="000000" w:themeColor="text1"/>
        </w:rPr>
        <w:t xml:space="preserve">. Declaration of generative AI (200 words) </w:t>
      </w:r>
    </w:p>
    <w:p w14:paraId="4CE30F50" w14:textId="035F77E2" w:rsidR="4B0EB228" w:rsidRPr="00E66272" w:rsidRDefault="4B0EB228" w:rsidP="00E66272">
      <w:pPr>
        <w:pBdr>
          <w:top w:val="nil"/>
          <w:left w:val="nil"/>
          <w:bottom w:val="nil"/>
          <w:right w:val="nil"/>
          <w:between w:val="nil"/>
        </w:pBdr>
        <w:spacing w:line="240" w:lineRule="auto"/>
        <w:jc w:val="both"/>
        <w:rPr>
          <w:rFonts w:ascii="Arial" w:hAnsi="Arial" w:cs="Arial"/>
          <w:color w:val="000000" w:themeColor="text1"/>
          <w:lang w:val="en-US"/>
        </w:rPr>
      </w:pPr>
      <w:r w:rsidRPr="00E66272">
        <w:rPr>
          <w:rFonts w:ascii="Arial" w:hAnsi="Arial" w:cs="Arial" w:hint="cs"/>
          <w:color w:val="000000" w:themeColor="text1"/>
          <w:lang w:val="en-US"/>
        </w:rPr>
        <w:lastRenderedPageBreak/>
        <w:t xml:space="preserve">Generative AI has not been used at any point in the preparation of this </w:t>
      </w:r>
      <w:r w:rsidR="00D83254" w:rsidRPr="00E66272">
        <w:rPr>
          <w:rFonts w:ascii="Arial" w:hAnsi="Arial" w:cs="Arial"/>
          <w:color w:val="000000" w:themeColor="text1"/>
          <w:lang w:val="en-US"/>
        </w:rPr>
        <w:t>proposal and</w:t>
      </w:r>
      <w:r w:rsidRPr="00E66272">
        <w:rPr>
          <w:rFonts w:ascii="Arial" w:hAnsi="Arial" w:cs="Arial" w:hint="cs"/>
          <w:color w:val="000000" w:themeColor="text1"/>
          <w:lang w:val="en-US"/>
        </w:rPr>
        <w:t xml:space="preserve"> will not be used in the proposed project.</w:t>
      </w:r>
    </w:p>
    <w:p w14:paraId="7838386C" w14:textId="77777777" w:rsidR="002832B2" w:rsidRPr="00E66272" w:rsidRDefault="002832B2" w:rsidP="00E66272">
      <w:pPr>
        <w:pBdr>
          <w:top w:val="nil"/>
          <w:left w:val="nil"/>
          <w:bottom w:val="nil"/>
          <w:right w:val="nil"/>
          <w:between w:val="nil"/>
        </w:pBdr>
        <w:spacing w:line="240" w:lineRule="auto"/>
        <w:jc w:val="both"/>
        <w:rPr>
          <w:rFonts w:ascii="Arial" w:hAnsi="Arial" w:cs="Arial"/>
          <w:color w:val="000000" w:themeColor="text1"/>
          <w:lang w:val="en-US"/>
        </w:rPr>
      </w:pPr>
    </w:p>
    <w:p w14:paraId="0000007D" w14:textId="67C0219F" w:rsidR="00050A75" w:rsidRPr="00E66272" w:rsidRDefault="2DE86D01" w:rsidP="00E66272">
      <w:pPr>
        <w:shd w:val="clear" w:color="auto" w:fill="E7E6E6" w:themeFill="background2"/>
        <w:spacing w:line="240" w:lineRule="auto"/>
        <w:jc w:val="both"/>
        <w:rPr>
          <w:rFonts w:ascii="Arial" w:hAnsi="Arial" w:cs="Arial"/>
          <w:color w:val="000000" w:themeColor="text1"/>
        </w:rPr>
      </w:pPr>
      <w:r w:rsidRPr="00E66272">
        <w:rPr>
          <w:rFonts w:ascii="Arial" w:hAnsi="Arial" w:cs="Arial" w:hint="cs"/>
          <w:color w:val="000000" w:themeColor="text1"/>
        </w:rPr>
        <w:t>1</w:t>
      </w:r>
      <w:r w:rsidR="251AADF3" w:rsidRPr="00E66272">
        <w:rPr>
          <w:rFonts w:ascii="Arial" w:hAnsi="Arial" w:cs="Arial" w:hint="cs"/>
          <w:color w:val="000000" w:themeColor="text1"/>
          <w:lang w:val="en-GB"/>
        </w:rPr>
        <w:t>2</w:t>
      </w:r>
      <w:r w:rsidRPr="00E66272">
        <w:rPr>
          <w:rFonts w:ascii="Arial" w:hAnsi="Arial" w:cs="Arial" w:hint="cs"/>
          <w:color w:val="000000" w:themeColor="text1"/>
        </w:rPr>
        <w:t>. Declaration of competing interest</w:t>
      </w:r>
      <w:r w:rsidR="71F100A4" w:rsidRPr="00E66272">
        <w:rPr>
          <w:rFonts w:ascii="Arial" w:hAnsi="Arial" w:cs="Arial" w:hint="cs"/>
          <w:color w:val="000000" w:themeColor="text1"/>
          <w:lang w:val="en-GB"/>
        </w:rPr>
        <w:t xml:space="preserve"> (max 200 words) </w:t>
      </w:r>
      <w:r w:rsidR="00AA4DC4" w:rsidRPr="00E66272">
        <w:rPr>
          <w:rFonts w:ascii="Arial" w:hAnsi="Arial" w:cs="Arial" w:hint="cs"/>
          <w:color w:val="000000" w:themeColor="text1"/>
        </w:rPr>
        <w:tab/>
      </w:r>
      <w:r w:rsidR="00AA4DC4" w:rsidRPr="00E66272">
        <w:rPr>
          <w:rFonts w:ascii="Arial" w:hAnsi="Arial" w:cs="Arial" w:hint="cs"/>
          <w:color w:val="000000" w:themeColor="text1"/>
        </w:rPr>
        <w:tab/>
      </w:r>
      <w:r w:rsidR="00AA4DC4" w:rsidRPr="00E66272">
        <w:rPr>
          <w:rFonts w:ascii="Arial" w:hAnsi="Arial" w:cs="Arial" w:hint="cs"/>
          <w:color w:val="000000" w:themeColor="text1"/>
        </w:rPr>
        <w:tab/>
      </w:r>
      <w:r w:rsidR="00AA4DC4" w:rsidRPr="00E66272">
        <w:rPr>
          <w:rFonts w:ascii="Arial" w:hAnsi="Arial" w:cs="Arial" w:hint="cs"/>
          <w:color w:val="000000" w:themeColor="text1"/>
        </w:rPr>
        <w:tab/>
      </w:r>
      <w:r w:rsidR="00AA4DC4" w:rsidRPr="00E66272">
        <w:rPr>
          <w:rFonts w:ascii="Arial" w:hAnsi="Arial" w:cs="Arial" w:hint="cs"/>
          <w:color w:val="000000" w:themeColor="text1"/>
        </w:rPr>
        <w:tab/>
      </w:r>
      <w:r w:rsidRPr="00E66272">
        <w:rPr>
          <w:rFonts w:ascii="Arial" w:hAnsi="Arial" w:cs="Arial" w:hint="cs"/>
          <w:color w:val="000000" w:themeColor="text1"/>
        </w:rPr>
        <w:t xml:space="preserve"> </w:t>
      </w:r>
    </w:p>
    <w:p w14:paraId="536DC967" w14:textId="728440CC" w:rsidR="002832B2" w:rsidRPr="00E66272" w:rsidRDefault="002832B2" w:rsidP="00E66272">
      <w:pPr>
        <w:pBdr>
          <w:top w:val="nil"/>
          <w:left w:val="nil"/>
          <w:bottom w:val="nil"/>
          <w:right w:val="nil"/>
          <w:between w:val="nil"/>
        </w:pBdr>
        <w:spacing w:line="240" w:lineRule="auto"/>
        <w:jc w:val="both"/>
        <w:rPr>
          <w:rFonts w:ascii="Arial" w:hAnsi="Arial" w:cs="Arial"/>
          <w:color w:val="000000" w:themeColor="text1"/>
        </w:rPr>
      </w:pPr>
    </w:p>
    <w:p w14:paraId="2CF349D7" w14:textId="23AA4392" w:rsidR="002832B2" w:rsidRPr="00E66272" w:rsidRDefault="00CF1EA2" w:rsidP="00E66272">
      <w:pPr>
        <w:pBdr>
          <w:top w:val="nil"/>
          <w:left w:val="nil"/>
          <w:bottom w:val="nil"/>
          <w:right w:val="nil"/>
          <w:between w:val="nil"/>
        </w:pBdr>
        <w:spacing w:line="240" w:lineRule="auto"/>
        <w:jc w:val="both"/>
        <w:rPr>
          <w:rFonts w:ascii="Arial" w:hAnsi="Arial" w:cs="Arial"/>
          <w:color w:val="000000" w:themeColor="text1"/>
          <w:lang w:val="en-US"/>
        </w:rPr>
      </w:pPr>
      <w:r w:rsidRPr="00E66272">
        <w:rPr>
          <w:rFonts w:ascii="Arial" w:hAnsi="Arial" w:cs="Arial" w:hint="cs"/>
          <w:color w:val="000000" w:themeColor="text1"/>
          <w:lang w:val="en-US"/>
        </w:rPr>
        <w:t>Attachment.</w:t>
      </w:r>
    </w:p>
    <w:p w14:paraId="7A5A7B70" w14:textId="77777777" w:rsidR="00813426" w:rsidRPr="00E66272" w:rsidRDefault="00813426" w:rsidP="00E66272">
      <w:pPr>
        <w:pBdr>
          <w:top w:val="nil"/>
          <w:left w:val="nil"/>
          <w:bottom w:val="nil"/>
          <w:right w:val="nil"/>
          <w:between w:val="nil"/>
        </w:pBdr>
        <w:spacing w:line="240" w:lineRule="auto"/>
        <w:jc w:val="both"/>
        <w:rPr>
          <w:rFonts w:ascii="Arial" w:hAnsi="Arial" w:cs="Arial"/>
          <w:color w:val="000000" w:themeColor="text1"/>
        </w:rPr>
      </w:pPr>
    </w:p>
    <w:p w14:paraId="0000007E" w14:textId="51B357C9" w:rsidR="00050A75" w:rsidRPr="00E66272" w:rsidRDefault="00AA4DC4" w:rsidP="00E66272">
      <w:pPr>
        <w:shd w:val="clear" w:color="auto" w:fill="E7E6E6" w:themeFill="background2"/>
        <w:jc w:val="both"/>
        <w:rPr>
          <w:rFonts w:ascii="Arial" w:hAnsi="Arial" w:cs="Arial"/>
          <w:color w:val="000000" w:themeColor="text1"/>
        </w:rPr>
      </w:pPr>
      <w:r w:rsidRPr="00E66272">
        <w:rPr>
          <w:rFonts w:ascii="Arial" w:hAnsi="Arial" w:cs="Arial" w:hint="cs"/>
          <w:color w:val="000000" w:themeColor="text1"/>
        </w:rPr>
        <w:t>1</w:t>
      </w:r>
      <w:r w:rsidR="002832B2" w:rsidRPr="00E66272">
        <w:rPr>
          <w:rFonts w:ascii="Arial" w:hAnsi="Arial" w:cs="Arial" w:hint="cs"/>
          <w:color w:val="000000" w:themeColor="text1"/>
          <w:lang w:val="en-GB"/>
        </w:rPr>
        <w:t>3</w:t>
      </w:r>
      <w:r w:rsidRPr="00E66272">
        <w:rPr>
          <w:rFonts w:ascii="Arial" w:hAnsi="Arial" w:cs="Arial" w:hint="cs"/>
          <w:color w:val="000000" w:themeColor="text1"/>
        </w:rPr>
        <w:t xml:space="preserve">. </w:t>
      </w:r>
      <w:r w:rsidR="00813426" w:rsidRPr="00E66272">
        <w:rPr>
          <w:rFonts w:ascii="Arial" w:hAnsi="Arial" w:cs="Arial" w:hint="cs"/>
          <w:color w:val="000000" w:themeColor="text1"/>
          <w:lang w:val="en-GB"/>
        </w:rPr>
        <w:t>Work plan</w:t>
      </w:r>
      <w:r w:rsidR="00813426" w:rsidRPr="00E66272">
        <w:rPr>
          <w:rFonts w:ascii="Arial" w:hAnsi="Arial" w:cs="Arial" w:hint="cs"/>
          <w:color w:val="000000" w:themeColor="text1"/>
        </w:rPr>
        <w:t xml:space="preserve"> </w:t>
      </w:r>
      <w:r w:rsidRPr="00E66272">
        <w:rPr>
          <w:rFonts w:ascii="Arial" w:hAnsi="Arial" w:cs="Arial" w:hint="cs"/>
          <w:color w:val="000000" w:themeColor="text1"/>
        </w:rPr>
        <w:t xml:space="preserve">and milestones </w:t>
      </w:r>
    </w:p>
    <w:p w14:paraId="21EFD5D6" w14:textId="30641D6C" w:rsidR="002832B2" w:rsidRPr="00E66272" w:rsidRDefault="002832B2" w:rsidP="00E66272">
      <w:pPr>
        <w:pBdr>
          <w:top w:val="nil"/>
          <w:left w:val="nil"/>
          <w:bottom w:val="nil"/>
          <w:right w:val="nil"/>
          <w:between w:val="nil"/>
        </w:pBdr>
        <w:jc w:val="both"/>
        <w:rPr>
          <w:rFonts w:ascii="Arial" w:hAnsi="Arial" w:cs="Arial"/>
          <w:color w:val="000000" w:themeColor="text1"/>
          <w:lang w:val="en-US"/>
        </w:rPr>
      </w:pPr>
    </w:p>
    <w:p w14:paraId="4042C2B9" w14:textId="50D54584" w:rsidR="002832B2" w:rsidRPr="00E66272" w:rsidRDefault="6893C4B8" w:rsidP="00E66272">
      <w:pPr>
        <w:pBdr>
          <w:top w:val="nil"/>
          <w:left w:val="nil"/>
          <w:bottom w:val="nil"/>
          <w:right w:val="nil"/>
          <w:between w:val="nil"/>
        </w:pBdr>
        <w:jc w:val="both"/>
        <w:rPr>
          <w:rFonts w:ascii="Arial" w:hAnsi="Arial" w:cs="Arial"/>
          <w:color w:val="000000" w:themeColor="text1"/>
        </w:rPr>
      </w:pPr>
      <w:r w:rsidRPr="00E66272">
        <w:rPr>
          <w:rFonts w:ascii="Arial" w:hAnsi="Arial" w:cs="Arial" w:hint="cs"/>
          <w:color w:val="000000" w:themeColor="text1"/>
        </w:rPr>
        <w:t xml:space="preserve">Link to the Gantt </w:t>
      </w:r>
      <w:hyperlink r:id="rId27">
        <w:r w:rsidRPr="00E66272">
          <w:rPr>
            <w:rStyle w:val="Hyperlink"/>
            <w:rFonts w:ascii="Arial" w:hAnsi="Arial" w:cs="Arial" w:hint="cs"/>
            <w:color w:val="000000" w:themeColor="text1"/>
          </w:rPr>
          <w:t>here</w:t>
        </w:r>
      </w:hyperlink>
      <w:r w:rsidRPr="00E66272">
        <w:rPr>
          <w:rFonts w:ascii="Arial" w:hAnsi="Arial" w:cs="Arial" w:hint="cs"/>
          <w:color w:val="000000" w:themeColor="text1"/>
        </w:rPr>
        <w:t xml:space="preserve"> for you to look at.</w:t>
      </w:r>
    </w:p>
    <w:p w14:paraId="33CDDAEE" w14:textId="2D3B196E" w:rsidR="002832B2" w:rsidRPr="00E66272" w:rsidRDefault="002832B2" w:rsidP="00E66272">
      <w:pPr>
        <w:pBdr>
          <w:top w:val="nil"/>
          <w:left w:val="nil"/>
          <w:bottom w:val="nil"/>
          <w:right w:val="nil"/>
          <w:between w:val="nil"/>
        </w:pBdr>
        <w:jc w:val="both"/>
        <w:rPr>
          <w:rFonts w:ascii="Arial" w:hAnsi="Arial" w:cs="Arial"/>
          <w:b/>
          <w:bCs/>
          <w:color w:val="000000" w:themeColor="text1"/>
          <w:lang w:val="en-US"/>
        </w:rPr>
      </w:pPr>
    </w:p>
    <w:p w14:paraId="00000080" w14:textId="514DC8F6" w:rsidR="00050A75" w:rsidRPr="00E66272" w:rsidRDefault="00AA4DC4" w:rsidP="00E66272">
      <w:pPr>
        <w:shd w:val="clear" w:color="auto" w:fill="E7E6E6" w:themeFill="background2"/>
        <w:jc w:val="both"/>
        <w:rPr>
          <w:rFonts w:ascii="Arial" w:hAnsi="Arial" w:cs="Arial"/>
          <w:color w:val="000000" w:themeColor="text1"/>
        </w:rPr>
      </w:pPr>
      <w:r w:rsidRPr="00E66272">
        <w:rPr>
          <w:rFonts w:ascii="Arial" w:hAnsi="Arial" w:cs="Arial" w:hint="cs"/>
          <w:color w:val="000000" w:themeColor="text1"/>
        </w:rPr>
        <w:t>1</w:t>
      </w:r>
      <w:r w:rsidR="002832B2" w:rsidRPr="00E66272">
        <w:rPr>
          <w:rFonts w:ascii="Arial" w:hAnsi="Arial" w:cs="Arial" w:hint="cs"/>
          <w:color w:val="000000" w:themeColor="text1"/>
          <w:lang w:val="en-GB"/>
        </w:rPr>
        <w:t>4</w:t>
      </w:r>
      <w:r w:rsidRPr="00E66272">
        <w:rPr>
          <w:rFonts w:ascii="Arial" w:hAnsi="Arial" w:cs="Arial" w:hint="cs"/>
          <w:color w:val="000000" w:themeColor="text1"/>
        </w:rPr>
        <w:t>.  Referencing</w:t>
      </w:r>
    </w:p>
    <w:p w14:paraId="00000081" w14:textId="3BA827E1" w:rsidR="00050A75" w:rsidRPr="00E66272" w:rsidRDefault="00AA4DC4" w:rsidP="00E66272">
      <w:pPr>
        <w:numPr>
          <w:ilvl w:val="0"/>
          <w:numId w:val="12"/>
        </w:numPr>
        <w:pBdr>
          <w:top w:val="nil"/>
          <w:left w:val="nil"/>
          <w:bottom w:val="nil"/>
          <w:right w:val="nil"/>
          <w:between w:val="nil"/>
        </w:pBdr>
        <w:jc w:val="both"/>
        <w:rPr>
          <w:rFonts w:ascii="Arial" w:hAnsi="Arial" w:cs="Arial"/>
          <w:color w:val="000000" w:themeColor="text1"/>
        </w:rPr>
      </w:pPr>
      <w:r w:rsidRPr="00E66272">
        <w:rPr>
          <w:rFonts w:ascii="Arial" w:hAnsi="Arial" w:cs="Arial" w:hint="cs"/>
          <w:color w:val="000000" w:themeColor="text1"/>
        </w:rPr>
        <w:t>Make sure that every reference cited in the text is also present in the reference list (and vice versa). </w:t>
      </w:r>
    </w:p>
    <w:p w14:paraId="443B544F" w14:textId="44C71996" w:rsidR="00734717" w:rsidRPr="00E66272" w:rsidRDefault="00AA4DC4" w:rsidP="5F7C5B9A">
      <w:pPr>
        <w:numPr>
          <w:ilvl w:val="0"/>
          <w:numId w:val="12"/>
        </w:numPr>
        <w:pBdr>
          <w:top w:val="nil"/>
          <w:left w:val="nil"/>
          <w:bottom w:val="nil"/>
          <w:right w:val="nil"/>
          <w:between w:val="nil"/>
        </w:pBdr>
        <w:jc w:val="both"/>
        <w:rPr>
          <w:rFonts w:ascii="Arial" w:hAnsi="Arial" w:cs="Arial"/>
          <w:color w:val="000000" w:themeColor="text1"/>
        </w:rPr>
      </w:pPr>
      <w:r w:rsidRPr="5F7C5B9A">
        <w:rPr>
          <w:rFonts w:ascii="Arial" w:hAnsi="Arial" w:cs="Arial"/>
          <w:color w:val="000000" w:themeColor="text1"/>
        </w:rPr>
        <w:t xml:space="preserve">There are no strict requirements on reference formatting at submission. References can be in any style or format as long as the style is consistent. Make sure you follow the standard referencing format.  We highly encourage use of referencing management software such as ENDNOTE, MENDELEY, ZOTERO etc. </w:t>
      </w:r>
    </w:p>
    <w:p w14:paraId="6F178003" w14:textId="5E9AF9D3" w:rsidR="002832B2" w:rsidRPr="00E66272" w:rsidRDefault="00EC5CE4" w:rsidP="00E66272">
      <w:pPr>
        <w:pBdr>
          <w:top w:val="nil"/>
          <w:left w:val="nil"/>
          <w:bottom w:val="nil"/>
          <w:right w:val="nil"/>
          <w:between w:val="nil"/>
        </w:pBdr>
        <w:jc w:val="both"/>
        <w:rPr>
          <w:rFonts w:ascii="Arial" w:hAnsi="Arial" w:cs="Arial"/>
          <w:color w:val="000000" w:themeColor="text1"/>
          <w:lang w:val="en-US"/>
        </w:rPr>
      </w:pPr>
      <w:r w:rsidRPr="00E66272">
        <w:rPr>
          <w:rFonts w:ascii="Arial" w:hAnsi="Arial" w:cs="Arial" w:hint="cs"/>
          <w:color w:val="000000" w:themeColor="text1"/>
          <w:lang w:val="en-US"/>
        </w:rPr>
        <w:t>XXX</w:t>
      </w:r>
    </w:p>
    <w:p w14:paraId="350894C7" w14:textId="77777777" w:rsidR="002832B2" w:rsidRPr="00E66272" w:rsidRDefault="002832B2" w:rsidP="00E66272">
      <w:pPr>
        <w:pBdr>
          <w:top w:val="nil"/>
          <w:left w:val="nil"/>
          <w:bottom w:val="nil"/>
          <w:right w:val="nil"/>
          <w:between w:val="nil"/>
        </w:pBdr>
        <w:jc w:val="both"/>
        <w:rPr>
          <w:rFonts w:ascii="Arial" w:hAnsi="Arial" w:cs="Arial"/>
          <w:color w:val="000000" w:themeColor="text1"/>
        </w:rPr>
      </w:pPr>
    </w:p>
    <w:p w14:paraId="00000083" w14:textId="1C2D4A85" w:rsidR="00050A75" w:rsidRPr="00E66272" w:rsidRDefault="00AA4DC4" w:rsidP="00E66272">
      <w:pPr>
        <w:shd w:val="clear" w:color="auto" w:fill="E7E6E6" w:themeFill="background2"/>
        <w:jc w:val="both"/>
        <w:rPr>
          <w:rFonts w:ascii="Arial" w:hAnsi="Arial" w:cs="Arial"/>
          <w:color w:val="000000" w:themeColor="text1"/>
        </w:rPr>
      </w:pPr>
      <w:r w:rsidRPr="00E66272">
        <w:rPr>
          <w:rFonts w:ascii="Arial" w:hAnsi="Arial" w:cs="Arial" w:hint="cs"/>
          <w:color w:val="000000" w:themeColor="text1"/>
        </w:rPr>
        <w:t>1</w:t>
      </w:r>
      <w:r w:rsidR="0097544F" w:rsidRPr="00E66272">
        <w:rPr>
          <w:rFonts w:ascii="Arial" w:hAnsi="Arial" w:cs="Arial" w:hint="cs"/>
          <w:color w:val="000000" w:themeColor="text1"/>
          <w:lang w:val="en-GB"/>
        </w:rPr>
        <w:t>5</w:t>
      </w:r>
      <w:r w:rsidRPr="00E66272">
        <w:rPr>
          <w:rFonts w:ascii="Arial" w:hAnsi="Arial" w:cs="Arial" w:hint="cs"/>
          <w:color w:val="000000" w:themeColor="text1"/>
        </w:rPr>
        <w:t xml:space="preserve">. Budget </w:t>
      </w:r>
    </w:p>
    <w:p w14:paraId="4C3AED6B" w14:textId="4F15AFC2" w:rsidR="00813426" w:rsidRPr="00E66272" w:rsidRDefault="00813426" w:rsidP="00E66272">
      <w:pPr>
        <w:jc w:val="both"/>
        <w:rPr>
          <w:rFonts w:ascii="Arial" w:hAnsi="Arial" w:cs="Arial"/>
          <w:color w:val="000000" w:themeColor="text1"/>
        </w:rPr>
      </w:pPr>
      <w:r w:rsidRPr="00E66272">
        <w:rPr>
          <w:rFonts w:ascii="Arial" w:hAnsi="Arial" w:cs="Arial" w:hint="cs"/>
          <w:color w:val="000000" w:themeColor="text1"/>
          <w:lang w:val="en-GB"/>
        </w:rPr>
        <w:t>Prepare a budget in the provided templ</w:t>
      </w:r>
      <w:r w:rsidR="002832B2" w:rsidRPr="00E66272">
        <w:rPr>
          <w:rFonts w:ascii="Arial" w:hAnsi="Arial" w:cs="Arial" w:hint="cs"/>
          <w:color w:val="000000" w:themeColor="text1"/>
          <w:lang w:val="en-GB"/>
        </w:rPr>
        <w:t>ate</w:t>
      </w:r>
      <w:r w:rsidRPr="00E66272">
        <w:rPr>
          <w:rFonts w:ascii="Arial" w:hAnsi="Arial" w:cs="Arial" w:hint="cs"/>
          <w:color w:val="000000" w:themeColor="text1"/>
          <w:lang w:val="en-GB"/>
        </w:rPr>
        <w:t xml:space="preserve">. Budget should be presented </w:t>
      </w:r>
      <w:r w:rsidR="002832B2" w:rsidRPr="00E66272">
        <w:rPr>
          <w:rFonts w:ascii="Arial" w:hAnsi="Arial" w:cs="Arial" w:hint="cs"/>
          <w:color w:val="000000" w:themeColor="text1"/>
          <w:lang w:val="en-GB"/>
        </w:rPr>
        <w:t xml:space="preserve">in </w:t>
      </w:r>
      <w:r w:rsidRPr="00E66272">
        <w:rPr>
          <w:rFonts w:ascii="Arial" w:hAnsi="Arial" w:cs="Arial" w:hint="cs"/>
          <w:color w:val="000000" w:themeColor="text1"/>
        </w:rPr>
        <w:t>GBP</w:t>
      </w:r>
      <w:r w:rsidRPr="00E66272">
        <w:rPr>
          <w:rFonts w:ascii="Arial" w:hAnsi="Arial" w:cs="Arial" w:hint="cs"/>
          <w:color w:val="000000" w:themeColor="text1"/>
          <w:lang w:val="en-GB"/>
        </w:rPr>
        <w:t>.  Information should be filled on the portal (no detailed budget or attachment is required at this stage).</w:t>
      </w:r>
      <w:r w:rsidRPr="00E66272">
        <w:rPr>
          <w:rFonts w:ascii="Arial" w:hAnsi="Arial" w:cs="Arial" w:hint="cs"/>
          <w:color w:val="000000" w:themeColor="text1"/>
        </w:rPr>
        <w:t xml:space="preserve"> </w:t>
      </w:r>
    </w:p>
    <w:p w14:paraId="5D999AB0" w14:textId="26D338B2" w:rsidR="002832B2" w:rsidRPr="00E66272" w:rsidRDefault="00AA4DC4" w:rsidP="00E66272">
      <w:pPr>
        <w:numPr>
          <w:ilvl w:val="0"/>
          <w:numId w:val="12"/>
        </w:numPr>
        <w:pBdr>
          <w:top w:val="nil"/>
          <w:left w:val="nil"/>
          <w:bottom w:val="nil"/>
          <w:right w:val="nil"/>
          <w:between w:val="nil"/>
        </w:pBdr>
        <w:jc w:val="both"/>
        <w:rPr>
          <w:rFonts w:ascii="Arial" w:hAnsi="Arial" w:cs="Arial"/>
          <w:color w:val="000000" w:themeColor="text1"/>
        </w:rPr>
      </w:pPr>
      <w:r w:rsidRPr="00E66272">
        <w:rPr>
          <w:rFonts w:ascii="Arial" w:hAnsi="Arial" w:cs="Arial" w:hint="cs"/>
          <w:color w:val="000000" w:themeColor="text1"/>
        </w:rPr>
        <w:t xml:space="preserve">Please submit a budget table (i.e £200,000 budget will be spent. </w:t>
      </w:r>
      <w:r w:rsidR="002832B2" w:rsidRPr="00E66272">
        <w:rPr>
          <w:rFonts w:ascii="Arial" w:hAnsi="Arial" w:cs="Arial" w:hint="cs"/>
          <w:color w:val="000000" w:themeColor="text1"/>
          <w:lang w:val="en-GB"/>
        </w:rPr>
        <w:t>When u estimate considers</w:t>
      </w:r>
      <w:r w:rsidRPr="00E66272">
        <w:rPr>
          <w:rFonts w:ascii="Arial" w:hAnsi="Arial" w:cs="Arial" w:hint="cs"/>
          <w:color w:val="000000" w:themeColor="text1"/>
        </w:rPr>
        <w:t xml:space="preserve"> all project costs including personnel, fringe benefits, equipment, supplies, travel, </w:t>
      </w:r>
      <w:r w:rsidR="002832B2" w:rsidRPr="00E66272">
        <w:rPr>
          <w:rFonts w:ascii="Arial" w:hAnsi="Arial" w:cs="Arial" w:hint="cs"/>
          <w:color w:val="000000" w:themeColor="text1"/>
          <w:lang w:val="en-GB"/>
        </w:rPr>
        <w:t xml:space="preserve">subsistence, </w:t>
      </w:r>
      <w:r w:rsidR="002832B2" w:rsidRPr="00E66272">
        <w:rPr>
          <w:rFonts w:ascii="Arial" w:hAnsi="Arial" w:cs="Arial" w:hint="cs"/>
          <w:color w:val="000000" w:themeColor="text1"/>
        </w:rPr>
        <w:t>materials, indirect</w:t>
      </w:r>
      <w:r w:rsidRPr="00E66272">
        <w:rPr>
          <w:rFonts w:ascii="Arial" w:hAnsi="Arial" w:cs="Arial" w:hint="cs"/>
          <w:color w:val="000000" w:themeColor="text1"/>
        </w:rPr>
        <w:t xml:space="preserve"> costs (overhead costs) </w:t>
      </w:r>
      <w:proofErr w:type="gramStart"/>
      <w:r w:rsidRPr="00E66272">
        <w:rPr>
          <w:rFonts w:ascii="Arial" w:hAnsi="Arial" w:cs="Arial" w:hint="cs"/>
          <w:color w:val="000000" w:themeColor="text1"/>
        </w:rPr>
        <w:t>and etc.</w:t>
      </w:r>
      <w:proofErr w:type="gramEnd"/>
      <w:r w:rsidRPr="00E66272">
        <w:rPr>
          <w:rFonts w:ascii="Arial" w:hAnsi="Arial" w:cs="Arial" w:hint="cs"/>
          <w:color w:val="000000" w:themeColor="text1"/>
        </w:rPr>
        <w:t xml:space="preserve"> Please propose a good value for money. The indirect costs shall not exceed 10 per cent</w:t>
      </w:r>
      <w:r w:rsidR="002832B2" w:rsidRPr="00E66272">
        <w:rPr>
          <w:rFonts w:ascii="Arial" w:hAnsi="Arial" w:cs="Arial" w:hint="cs"/>
          <w:color w:val="000000" w:themeColor="text1"/>
        </w:rPr>
        <w:t>.</w:t>
      </w:r>
      <w:r w:rsidR="002832B2" w:rsidRPr="00E66272">
        <w:rPr>
          <w:rFonts w:ascii="Arial" w:hAnsi="Arial" w:cs="Arial" w:hint="cs"/>
          <w:color w:val="000000" w:themeColor="text1"/>
          <w:lang w:val="en-GB"/>
        </w:rPr>
        <w:t xml:space="preserve"> </w:t>
      </w:r>
    </w:p>
    <w:tbl>
      <w:tblPr>
        <w:tblStyle w:val="TableGrid"/>
        <w:tblW w:w="0" w:type="auto"/>
        <w:tblLook w:val="04A0" w:firstRow="1" w:lastRow="0" w:firstColumn="1" w:lastColumn="0" w:noHBand="0" w:noVBand="1"/>
      </w:tblPr>
      <w:tblGrid>
        <w:gridCol w:w="6232"/>
        <w:gridCol w:w="2784"/>
      </w:tblGrid>
      <w:tr w:rsidR="00E66272" w:rsidRPr="00E66272" w14:paraId="14866E67" w14:textId="77777777" w:rsidTr="737F185B">
        <w:tc>
          <w:tcPr>
            <w:tcW w:w="6232" w:type="dxa"/>
          </w:tcPr>
          <w:p w14:paraId="0CEBBF2F" w14:textId="0EC4D14B" w:rsidR="002832B2" w:rsidRPr="00E66272" w:rsidRDefault="002832B2" w:rsidP="00E66272">
            <w:pPr>
              <w:jc w:val="both"/>
              <w:rPr>
                <w:rFonts w:ascii="Arial" w:hAnsi="Arial" w:cs="Arial"/>
                <w:color w:val="000000" w:themeColor="text1"/>
                <w:lang w:val="en-GB"/>
              </w:rPr>
            </w:pPr>
            <w:r w:rsidRPr="00E66272">
              <w:rPr>
                <w:rFonts w:ascii="Arial" w:hAnsi="Arial" w:cs="Arial" w:hint="cs"/>
                <w:color w:val="000000" w:themeColor="text1"/>
                <w:lang w:val="en-GB"/>
              </w:rPr>
              <w:t xml:space="preserve">Category </w:t>
            </w:r>
          </w:p>
        </w:tc>
        <w:tc>
          <w:tcPr>
            <w:tcW w:w="2784" w:type="dxa"/>
          </w:tcPr>
          <w:p w14:paraId="4B1234F5" w14:textId="003A9D16" w:rsidR="002832B2" w:rsidRPr="00E66272" w:rsidRDefault="002832B2" w:rsidP="00E66272">
            <w:pPr>
              <w:jc w:val="both"/>
              <w:rPr>
                <w:rFonts w:ascii="Arial" w:hAnsi="Arial" w:cs="Arial"/>
                <w:color w:val="000000" w:themeColor="text1"/>
                <w:lang w:val="en-GB"/>
              </w:rPr>
            </w:pPr>
            <w:r w:rsidRPr="00E66272">
              <w:rPr>
                <w:rFonts w:ascii="Arial" w:hAnsi="Arial" w:cs="Arial" w:hint="cs"/>
                <w:color w:val="000000" w:themeColor="text1"/>
                <w:lang w:val="en-GB"/>
              </w:rPr>
              <w:t>Amount in GBP</w:t>
            </w:r>
          </w:p>
        </w:tc>
      </w:tr>
      <w:tr w:rsidR="00E66272" w:rsidRPr="00E66272" w14:paraId="1A7B5262" w14:textId="77777777" w:rsidTr="737F185B">
        <w:tc>
          <w:tcPr>
            <w:tcW w:w="6232" w:type="dxa"/>
          </w:tcPr>
          <w:p w14:paraId="04461F44" w14:textId="2D455430" w:rsidR="002832B2" w:rsidRPr="00E66272" w:rsidRDefault="002832B2" w:rsidP="00E66272">
            <w:pPr>
              <w:jc w:val="both"/>
              <w:rPr>
                <w:rFonts w:ascii="Arial" w:hAnsi="Arial" w:cs="Arial"/>
                <w:color w:val="000000" w:themeColor="text1"/>
                <w:lang w:val="en-GB"/>
              </w:rPr>
            </w:pPr>
            <w:r w:rsidRPr="00E66272">
              <w:rPr>
                <w:rFonts w:ascii="Arial" w:hAnsi="Arial" w:cs="Arial" w:hint="cs"/>
                <w:color w:val="000000" w:themeColor="text1"/>
                <w:lang w:val="en-GB"/>
              </w:rPr>
              <w:t xml:space="preserve">Personnel </w:t>
            </w:r>
          </w:p>
        </w:tc>
        <w:tc>
          <w:tcPr>
            <w:tcW w:w="2784" w:type="dxa"/>
          </w:tcPr>
          <w:p w14:paraId="112A2FE0" w14:textId="77777777" w:rsidR="002832B2" w:rsidRPr="00E66272" w:rsidRDefault="002832B2" w:rsidP="00E66272">
            <w:pPr>
              <w:jc w:val="both"/>
              <w:rPr>
                <w:rFonts w:ascii="Arial" w:hAnsi="Arial" w:cs="Arial"/>
                <w:color w:val="000000" w:themeColor="text1"/>
              </w:rPr>
            </w:pPr>
          </w:p>
        </w:tc>
      </w:tr>
      <w:tr w:rsidR="00E66272" w:rsidRPr="00E66272" w14:paraId="6723640E" w14:textId="77777777" w:rsidTr="737F185B">
        <w:tc>
          <w:tcPr>
            <w:tcW w:w="6232" w:type="dxa"/>
          </w:tcPr>
          <w:p w14:paraId="08144150" w14:textId="67B37766" w:rsidR="002832B2" w:rsidRPr="00E66272" w:rsidRDefault="002832B2" w:rsidP="00E66272">
            <w:pPr>
              <w:jc w:val="both"/>
              <w:rPr>
                <w:rFonts w:ascii="Arial" w:hAnsi="Arial" w:cs="Arial"/>
                <w:color w:val="000000" w:themeColor="text1"/>
                <w:lang w:val="en-GB"/>
              </w:rPr>
            </w:pPr>
            <w:r w:rsidRPr="00E66272">
              <w:rPr>
                <w:rFonts w:ascii="Arial" w:hAnsi="Arial" w:cs="Arial" w:hint="cs"/>
                <w:color w:val="000000" w:themeColor="text1"/>
                <w:lang w:val="en-GB"/>
              </w:rPr>
              <w:t>Material and consumables</w:t>
            </w:r>
          </w:p>
        </w:tc>
        <w:tc>
          <w:tcPr>
            <w:tcW w:w="2784" w:type="dxa"/>
          </w:tcPr>
          <w:p w14:paraId="0C1A4706" w14:textId="77777777" w:rsidR="002832B2" w:rsidRPr="00E66272" w:rsidRDefault="002832B2" w:rsidP="00E66272">
            <w:pPr>
              <w:jc w:val="both"/>
              <w:rPr>
                <w:rFonts w:ascii="Arial" w:hAnsi="Arial" w:cs="Arial"/>
                <w:color w:val="000000" w:themeColor="text1"/>
              </w:rPr>
            </w:pPr>
          </w:p>
        </w:tc>
      </w:tr>
      <w:tr w:rsidR="00E66272" w:rsidRPr="00E66272" w14:paraId="3C96F143" w14:textId="77777777" w:rsidTr="737F185B">
        <w:tc>
          <w:tcPr>
            <w:tcW w:w="6232" w:type="dxa"/>
          </w:tcPr>
          <w:p w14:paraId="53C253BD" w14:textId="155B1C21" w:rsidR="002832B2" w:rsidRPr="00E66272" w:rsidRDefault="002832B2" w:rsidP="00E66272">
            <w:pPr>
              <w:jc w:val="both"/>
              <w:rPr>
                <w:rFonts w:ascii="Arial" w:hAnsi="Arial" w:cs="Arial"/>
                <w:color w:val="000000" w:themeColor="text1"/>
                <w:lang w:val="en-GB"/>
              </w:rPr>
            </w:pPr>
            <w:r w:rsidRPr="00E66272">
              <w:rPr>
                <w:rFonts w:ascii="Arial" w:hAnsi="Arial" w:cs="Arial" w:hint="cs"/>
                <w:color w:val="000000" w:themeColor="text1"/>
                <w:lang w:val="en-GB"/>
              </w:rPr>
              <w:t xml:space="preserve">Equipment’s </w:t>
            </w:r>
          </w:p>
        </w:tc>
        <w:tc>
          <w:tcPr>
            <w:tcW w:w="2784" w:type="dxa"/>
          </w:tcPr>
          <w:p w14:paraId="61134DA7" w14:textId="77777777" w:rsidR="002832B2" w:rsidRPr="00E66272" w:rsidRDefault="002832B2" w:rsidP="00E66272">
            <w:pPr>
              <w:jc w:val="both"/>
              <w:rPr>
                <w:rFonts w:ascii="Arial" w:hAnsi="Arial" w:cs="Arial"/>
                <w:color w:val="000000" w:themeColor="text1"/>
              </w:rPr>
            </w:pPr>
          </w:p>
        </w:tc>
      </w:tr>
      <w:tr w:rsidR="00E66272" w:rsidRPr="00E66272" w14:paraId="52B25B6A" w14:textId="77777777" w:rsidTr="737F185B">
        <w:tc>
          <w:tcPr>
            <w:tcW w:w="6232" w:type="dxa"/>
          </w:tcPr>
          <w:p w14:paraId="05B258E8" w14:textId="7D5CBD1D" w:rsidR="002832B2" w:rsidRPr="00E66272" w:rsidRDefault="002832B2" w:rsidP="00E66272">
            <w:pPr>
              <w:jc w:val="both"/>
              <w:rPr>
                <w:rFonts w:ascii="Arial" w:hAnsi="Arial" w:cs="Arial"/>
                <w:color w:val="000000" w:themeColor="text1"/>
                <w:lang w:val="en-GB"/>
              </w:rPr>
            </w:pPr>
            <w:r w:rsidRPr="00E66272">
              <w:rPr>
                <w:rFonts w:ascii="Arial" w:hAnsi="Arial" w:cs="Arial" w:hint="cs"/>
                <w:color w:val="000000" w:themeColor="text1"/>
                <w:lang w:val="en-GB"/>
              </w:rPr>
              <w:t xml:space="preserve">Travel and subsistence </w:t>
            </w:r>
          </w:p>
        </w:tc>
        <w:tc>
          <w:tcPr>
            <w:tcW w:w="2784" w:type="dxa"/>
          </w:tcPr>
          <w:p w14:paraId="26096D49" w14:textId="77777777" w:rsidR="002832B2" w:rsidRPr="00E66272" w:rsidRDefault="002832B2" w:rsidP="00E66272">
            <w:pPr>
              <w:jc w:val="both"/>
              <w:rPr>
                <w:rFonts w:ascii="Arial" w:hAnsi="Arial" w:cs="Arial"/>
                <w:color w:val="000000" w:themeColor="text1"/>
              </w:rPr>
            </w:pPr>
          </w:p>
        </w:tc>
      </w:tr>
      <w:tr w:rsidR="00E66272" w:rsidRPr="00E66272" w14:paraId="2883D6E8" w14:textId="77777777" w:rsidTr="737F185B">
        <w:tc>
          <w:tcPr>
            <w:tcW w:w="6232" w:type="dxa"/>
          </w:tcPr>
          <w:p w14:paraId="1F69DFCE" w14:textId="25A529CF" w:rsidR="002832B2" w:rsidRPr="00E66272" w:rsidRDefault="002832B2" w:rsidP="00E66272">
            <w:pPr>
              <w:jc w:val="both"/>
              <w:rPr>
                <w:rFonts w:ascii="Arial" w:hAnsi="Arial" w:cs="Arial"/>
                <w:color w:val="000000" w:themeColor="text1"/>
                <w:lang w:val="en-GB"/>
              </w:rPr>
            </w:pPr>
            <w:r w:rsidRPr="00E66272">
              <w:rPr>
                <w:rFonts w:ascii="Arial" w:hAnsi="Arial" w:cs="Arial" w:hint="cs"/>
                <w:color w:val="000000" w:themeColor="text1"/>
                <w:lang w:val="en-GB"/>
              </w:rPr>
              <w:t xml:space="preserve">Indirect/overhead costs </w:t>
            </w:r>
          </w:p>
        </w:tc>
        <w:tc>
          <w:tcPr>
            <w:tcW w:w="2784" w:type="dxa"/>
          </w:tcPr>
          <w:p w14:paraId="3BBBA3B3" w14:textId="77777777" w:rsidR="002832B2" w:rsidRPr="00E66272" w:rsidRDefault="002832B2" w:rsidP="00E66272">
            <w:pPr>
              <w:jc w:val="both"/>
              <w:rPr>
                <w:rFonts w:ascii="Arial" w:hAnsi="Arial" w:cs="Arial"/>
                <w:color w:val="000000" w:themeColor="text1"/>
              </w:rPr>
            </w:pPr>
          </w:p>
        </w:tc>
      </w:tr>
      <w:tr w:rsidR="002832B2" w:rsidRPr="00E66272" w14:paraId="282DEBDC" w14:textId="77777777" w:rsidTr="737F185B">
        <w:tc>
          <w:tcPr>
            <w:tcW w:w="6232" w:type="dxa"/>
          </w:tcPr>
          <w:p w14:paraId="64D843B1" w14:textId="1C1CD710" w:rsidR="002832B2" w:rsidRPr="00E66272" w:rsidRDefault="002832B2" w:rsidP="00E66272">
            <w:pPr>
              <w:jc w:val="both"/>
              <w:rPr>
                <w:rFonts w:ascii="Arial" w:hAnsi="Arial" w:cs="Arial"/>
                <w:color w:val="000000" w:themeColor="text1"/>
                <w:lang w:val="en-GB"/>
              </w:rPr>
            </w:pPr>
            <w:r w:rsidRPr="00E66272">
              <w:rPr>
                <w:rFonts w:ascii="Arial" w:hAnsi="Arial" w:cs="Arial" w:hint="cs"/>
                <w:color w:val="000000" w:themeColor="text1"/>
                <w:lang w:val="en-GB"/>
              </w:rPr>
              <w:t xml:space="preserve">Total </w:t>
            </w:r>
          </w:p>
        </w:tc>
        <w:tc>
          <w:tcPr>
            <w:tcW w:w="2784" w:type="dxa"/>
          </w:tcPr>
          <w:p w14:paraId="57A9CD18" w14:textId="77777777" w:rsidR="002832B2" w:rsidRPr="00E66272" w:rsidRDefault="002832B2" w:rsidP="00E66272">
            <w:pPr>
              <w:jc w:val="both"/>
              <w:rPr>
                <w:rFonts w:ascii="Arial" w:hAnsi="Arial" w:cs="Arial"/>
                <w:color w:val="000000" w:themeColor="text1"/>
              </w:rPr>
            </w:pPr>
          </w:p>
        </w:tc>
      </w:tr>
    </w:tbl>
    <w:p w14:paraId="712F4694" w14:textId="77777777" w:rsidR="00D43270" w:rsidRPr="00E66272" w:rsidRDefault="00D43270" w:rsidP="00E66272">
      <w:pPr>
        <w:pBdr>
          <w:top w:val="nil"/>
          <w:left w:val="nil"/>
          <w:bottom w:val="nil"/>
          <w:right w:val="nil"/>
          <w:between w:val="nil"/>
        </w:pBdr>
        <w:jc w:val="both"/>
        <w:rPr>
          <w:rFonts w:ascii="Arial" w:hAnsi="Arial" w:cs="Arial"/>
          <w:color w:val="000000" w:themeColor="text1"/>
        </w:rPr>
      </w:pPr>
    </w:p>
    <w:p w14:paraId="2E36EDA2" w14:textId="77777777" w:rsidR="00D43270" w:rsidRPr="00E66272" w:rsidRDefault="00D43270" w:rsidP="00E66272">
      <w:pPr>
        <w:pBdr>
          <w:top w:val="nil"/>
          <w:left w:val="nil"/>
          <w:bottom w:val="nil"/>
          <w:right w:val="nil"/>
          <w:between w:val="nil"/>
        </w:pBdr>
        <w:jc w:val="both"/>
        <w:rPr>
          <w:rFonts w:ascii="Arial" w:hAnsi="Arial" w:cs="Arial"/>
          <w:color w:val="000000" w:themeColor="text1"/>
        </w:rPr>
      </w:pPr>
    </w:p>
    <w:p w14:paraId="2F007C53" w14:textId="77777777" w:rsidR="00E276CB" w:rsidRPr="00E276CB" w:rsidRDefault="00D43270" w:rsidP="00E276CB">
      <w:pPr>
        <w:pStyle w:val="EndNoteBibliography"/>
        <w:ind w:left="720" w:hanging="720"/>
      </w:pPr>
      <w:r w:rsidRPr="00E66272">
        <w:rPr>
          <w:rFonts w:ascii="Arial" w:hAnsi="Arial" w:cs="Arial" w:hint="cs"/>
          <w:color w:val="000000" w:themeColor="text1"/>
        </w:rPr>
        <w:fldChar w:fldCharType="begin"/>
      </w:r>
      <w:r w:rsidRPr="00E66272">
        <w:rPr>
          <w:rFonts w:ascii="Arial" w:hAnsi="Arial" w:cs="Arial" w:hint="cs"/>
          <w:color w:val="000000" w:themeColor="text1"/>
        </w:rPr>
        <w:instrText xml:space="preserve"> ADDIN EN.REFLIST </w:instrText>
      </w:r>
      <w:r w:rsidRPr="00E66272">
        <w:rPr>
          <w:rFonts w:ascii="Arial" w:hAnsi="Arial" w:cs="Arial" w:hint="cs"/>
          <w:color w:val="000000" w:themeColor="text1"/>
        </w:rPr>
        <w:fldChar w:fldCharType="separate"/>
      </w:r>
      <w:r w:rsidR="00E276CB" w:rsidRPr="00E276CB">
        <w:t>1.</w:t>
      </w:r>
      <w:r w:rsidR="00E276CB" w:rsidRPr="00E276CB">
        <w:tab/>
        <w:t xml:space="preserve">Shorey, S., E.D. Ng, and C.H. Wong, </w:t>
      </w:r>
      <w:r w:rsidR="00E276CB" w:rsidRPr="00E276CB">
        <w:rPr>
          <w:i/>
        </w:rPr>
        <w:t>Global prevalence of depression and elevated depressive symptoms among adolescents: A systematic review and meta</w:t>
      </w:r>
      <w:r w:rsidR="00E276CB" w:rsidRPr="00E276CB">
        <w:rPr>
          <w:rFonts w:ascii="Cambria Math" w:hAnsi="Cambria Math" w:cs="Cambria Math"/>
          <w:i/>
        </w:rPr>
        <w:t>‐</w:t>
      </w:r>
      <w:r w:rsidR="00E276CB" w:rsidRPr="00E276CB">
        <w:rPr>
          <w:i/>
        </w:rPr>
        <w:t>analysis.</w:t>
      </w:r>
      <w:r w:rsidR="00E276CB" w:rsidRPr="00E276CB">
        <w:t xml:space="preserve"> British Journal of Clinical Psychology, 2022. </w:t>
      </w:r>
      <w:r w:rsidR="00E276CB" w:rsidRPr="00E276CB">
        <w:rPr>
          <w:b/>
        </w:rPr>
        <w:t>61</w:t>
      </w:r>
      <w:r w:rsidR="00E276CB" w:rsidRPr="00E276CB">
        <w:t>(2): p. 287-305.</w:t>
      </w:r>
    </w:p>
    <w:p w14:paraId="10B1518C" w14:textId="77777777" w:rsidR="00E276CB" w:rsidRPr="00E276CB" w:rsidRDefault="00E276CB" w:rsidP="00E276CB">
      <w:pPr>
        <w:pStyle w:val="EndNoteBibliography"/>
        <w:ind w:left="720" w:hanging="720"/>
      </w:pPr>
      <w:r w:rsidRPr="00E276CB">
        <w:t>2.</w:t>
      </w:r>
      <w:r w:rsidRPr="00E276CB">
        <w:tab/>
        <w:t xml:space="preserve">Kieling, C., et al., </w:t>
      </w:r>
      <w:r w:rsidRPr="00E276CB">
        <w:rPr>
          <w:i/>
        </w:rPr>
        <w:t>Child and adolescent mental health worldwide: evidence for action.</w:t>
      </w:r>
      <w:r w:rsidRPr="00E276CB">
        <w:t xml:space="preserve"> The lancet, 2011. </w:t>
      </w:r>
      <w:r w:rsidRPr="00E276CB">
        <w:rPr>
          <w:b/>
        </w:rPr>
        <w:t>378</w:t>
      </w:r>
      <w:r w:rsidRPr="00E276CB">
        <w:t>(9801): p. 1515-1525.</w:t>
      </w:r>
    </w:p>
    <w:p w14:paraId="44F3C97F" w14:textId="77777777" w:rsidR="00E276CB" w:rsidRPr="00E276CB" w:rsidRDefault="00E276CB" w:rsidP="00E276CB">
      <w:pPr>
        <w:pStyle w:val="EndNoteBibliography"/>
        <w:ind w:left="720" w:hanging="720"/>
      </w:pPr>
      <w:r w:rsidRPr="00E276CB">
        <w:t>3.</w:t>
      </w:r>
      <w:r w:rsidRPr="00E276CB">
        <w:tab/>
        <w:t xml:space="preserve">Canino, G. and M. Alegría, </w:t>
      </w:r>
      <w:r w:rsidRPr="00E276CB">
        <w:rPr>
          <w:i/>
        </w:rPr>
        <w:t>Psychiatric diagnosis–is it universal or relative to culture?</w:t>
      </w:r>
      <w:r w:rsidRPr="00E276CB">
        <w:t xml:space="preserve"> Journal of child psychology and psychiatry, 2008. </w:t>
      </w:r>
      <w:r w:rsidRPr="00E276CB">
        <w:rPr>
          <w:b/>
        </w:rPr>
        <w:t>49</w:t>
      </w:r>
      <w:r w:rsidRPr="00E276CB">
        <w:t>(3): p. 237-250.</w:t>
      </w:r>
    </w:p>
    <w:p w14:paraId="49B836F0" w14:textId="77777777" w:rsidR="00E276CB" w:rsidRPr="00E276CB" w:rsidRDefault="00E276CB" w:rsidP="00E276CB">
      <w:pPr>
        <w:pStyle w:val="EndNoteBibliography"/>
        <w:ind w:left="720" w:hanging="720"/>
      </w:pPr>
      <w:r w:rsidRPr="00E276CB">
        <w:t>4.</w:t>
      </w:r>
      <w:r w:rsidRPr="00E276CB">
        <w:tab/>
        <w:t xml:space="preserve">Belsky, D.W. and B.W. Domingue, </w:t>
      </w:r>
      <w:r w:rsidRPr="00E276CB">
        <w:rPr>
          <w:i/>
        </w:rPr>
        <w:t>Progress and challenges in GxE research on depression.</w:t>
      </w:r>
      <w:r w:rsidRPr="00E276CB">
        <w:t xml:space="preserve"> American Journal of Psychiatry, 2023. </w:t>
      </w:r>
      <w:r w:rsidRPr="00E276CB">
        <w:rPr>
          <w:b/>
        </w:rPr>
        <w:t>180</w:t>
      </w:r>
      <w:r w:rsidRPr="00E276CB">
        <w:t>(2): p. 111-113.</w:t>
      </w:r>
    </w:p>
    <w:p w14:paraId="1221BCD6" w14:textId="77777777" w:rsidR="00E276CB" w:rsidRPr="00E276CB" w:rsidRDefault="00E276CB" w:rsidP="00E276CB">
      <w:pPr>
        <w:pStyle w:val="EndNoteBibliography"/>
        <w:ind w:left="720" w:hanging="720"/>
      </w:pPr>
      <w:r w:rsidRPr="00E276CB">
        <w:lastRenderedPageBreak/>
        <w:t>5.</w:t>
      </w:r>
      <w:r w:rsidRPr="00E276CB">
        <w:tab/>
        <w:t xml:space="preserve">Venzala, E., et al., </w:t>
      </w:r>
      <w:r w:rsidRPr="00E276CB">
        <w:rPr>
          <w:i/>
        </w:rPr>
        <w:t>Social vs. environmental stress models of depression from a behavioural and neurochemical approach.</w:t>
      </w:r>
      <w:r w:rsidRPr="00E276CB">
        <w:t xml:space="preserve"> European Neuropsychopharmacology, 2013. </w:t>
      </w:r>
      <w:r w:rsidRPr="00E276CB">
        <w:rPr>
          <w:b/>
        </w:rPr>
        <w:t>23</w:t>
      </w:r>
      <w:r w:rsidRPr="00E276CB">
        <w:t>(7): p. 697-708.</w:t>
      </w:r>
    </w:p>
    <w:p w14:paraId="6C241726" w14:textId="77777777" w:rsidR="00E276CB" w:rsidRPr="00E276CB" w:rsidRDefault="00E276CB" w:rsidP="00E276CB">
      <w:pPr>
        <w:pStyle w:val="EndNoteBibliography"/>
        <w:ind w:left="720" w:hanging="720"/>
      </w:pPr>
      <w:r w:rsidRPr="00E276CB">
        <w:t>6.</w:t>
      </w:r>
      <w:r w:rsidRPr="00E276CB">
        <w:tab/>
        <w:t xml:space="preserve">Tuthill, E.L., et al., </w:t>
      </w:r>
      <w:r w:rsidRPr="00E276CB">
        <w:rPr>
          <w:i/>
        </w:rPr>
        <w:t>Persistent food insecurity, but not HIV, is associated with depressive symptoms among perinatal women in Kenya: a longitudinal perspective.</w:t>
      </w:r>
      <w:r w:rsidRPr="00E276CB">
        <w:t xml:space="preserve"> AIDS and Behavior, 2021. </w:t>
      </w:r>
      <w:r w:rsidRPr="00E276CB">
        <w:rPr>
          <w:b/>
        </w:rPr>
        <w:t>25</w:t>
      </w:r>
      <w:r w:rsidRPr="00E276CB">
        <w:t>: p. 847-855.</w:t>
      </w:r>
    </w:p>
    <w:p w14:paraId="6B6170D2" w14:textId="77777777" w:rsidR="00E276CB" w:rsidRPr="00E276CB" w:rsidRDefault="00E276CB" w:rsidP="00E276CB">
      <w:pPr>
        <w:pStyle w:val="EndNoteBibliography"/>
        <w:ind w:left="720" w:hanging="720"/>
      </w:pPr>
      <w:r w:rsidRPr="00E276CB">
        <w:t>7.</w:t>
      </w:r>
      <w:r w:rsidRPr="00E276CB">
        <w:tab/>
        <w:t xml:space="preserve">Smith, L., et al., </w:t>
      </w:r>
      <w:r w:rsidRPr="00E276CB">
        <w:rPr>
          <w:i/>
        </w:rPr>
        <w:t>Association between food insecurity and depressive symptoms among adolescents aged 12-15 years from 22 low-and middle-income countries.</w:t>
      </w:r>
      <w:r w:rsidRPr="00E276CB">
        <w:t xml:space="preserve"> Psychiatry research, 2023. </w:t>
      </w:r>
      <w:r w:rsidRPr="00E276CB">
        <w:rPr>
          <w:b/>
        </w:rPr>
        <w:t>328</w:t>
      </w:r>
      <w:r w:rsidRPr="00E276CB">
        <w:t>: p. 115485.</w:t>
      </w:r>
    </w:p>
    <w:p w14:paraId="61F0E6F3" w14:textId="77777777" w:rsidR="00E276CB" w:rsidRPr="00E276CB" w:rsidRDefault="00E276CB" w:rsidP="00E276CB">
      <w:pPr>
        <w:pStyle w:val="EndNoteBibliography"/>
        <w:ind w:left="720" w:hanging="720"/>
      </w:pPr>
      <w:r w:rsidRPr="00E276CB">
        <w:t>8.</w:t>
      </w:r>
      <w:r w:rsidRPr="00E276CB">
        <w:tab/>
        <w:t xml:space="preserve">Levesque, A.R., et al., </w:t>
      </w:r>
      <w:r w:rsidRPr="00E276CB">
        <w:rPr>
          <w:i/>
        </w:rPr>
        <w:t>Assessing the impact of changes in household socioeconomic status on the health of children and adolescents: a systematic review.</w:t>
      </w:r>
      <w:r w:rsidRPr="00E276CB">
        <w:t xml:space="preserve"> Adolescent research review, 2021. </w:t>
      </w:r>
      <w:r w:rsidRPr="00E276CB">
        <w:rPr>
          <w:b/>
        </w:rPr>
        <w:t>6</w:t>
      </w:r>
      <w:r w:rsidRPr="00E276CB">
        <w:t>(2): p. 91-123.</w:t>
      </w:r>
    </w:p>
    <w:p w14:paraId="2FD7E689" w14:textId="26EBCDC4" w:rsidR="00E276CB" w:rsidRPr="00E276CB" w:rsidRDefault="00E276CB" w:rsidP="00E276CB">
      <w:pPr>
        <w:pStyle w:val="EndNoteBibliography"/>
        <w:ind w:left="720" w:hanging="720"/>
      </w:pPr>
      <w:r w:rsidRPr="00E276CB">
        <w:t>9.</w:t>
      </w:r>
      <w:r w:rsidRPr="00E276CB">
        <w:tab/>
        <w:t xml:space="preserve">Bennett, R., et al., </w:t>
      </w:r>
      <w:r w:rsidRPr="00E276CB">
        <w:rPr>
          <w:i/>
        </w:rPr>
        <w:t>An approach to measuring dispersed families with a particular focus on children ‘left behind’by migrant parents: findings from rural South Africa.</w:t>
      </w:r>
      <w:r w:rsidRPr="00E276CB">
        <w:t xml:space="preserve"> Population, space and place, 2015. </w:t>
      </w:r>
      <w:r w:rsidRPr="00E276CB">
        <w:rPr>
          <w:b/>
        </w:rPr>
        <w:t>21</w:t>
      </w:r>
      <w:r w:rsidRPr="00E276CB">
        <w:t>(4): p. 322-334.</w:t>
      </w:r>
    </w:p>
    <w:p w14:paraId="1BD6C2B3" w14:textId="297CB27B" w:rsidR="002832B2" w:rsidRPr="00E66272" w:rsidRDefault="00D43270" w:rsidP="00E66272">
      <w:pPr>
        <w:jc w:val="both"/>
        <w:rPr>
          <w:rFonts w:ascii="Arial" w:hAnsi="Arial" w:cs="Arial"/>
          <w:color w:val="000000" w:themeColor="text1"/>
        </w:rPr>
      </w:pPr>
      <w:r w:rsidRPr="00E66272">
        <w:rPr>
          <w:rFonts w:ascii="Arial" w:hAnsi="Arial" w:cs="Arial" w:hint="cs"/>
          <w:color w:val="000000" w:themeColor="text1"/>
        </w:rPr>
        <w:fldChar w:fldCharType="end"/>
      </w:r>
    </w:p>
    <w:sectPr w:rsidR="002832B2" w:rsidRPr="00E66272">
      <w:headerReference w:type="default" r:id="rId28"/>
      <w:footerReference w:type="default" r:id="rId29"/>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7" w:author="Collins Iwuji" w:date="2024-07-28T20:39:00Z" w:initials="CI">
    <w:p w14:paraId="400C0678" w14:textId="730B6BC1" w:rsidR="00313A14" w:rsidRDefault="00313A14" w:rsidP="00313A14">
      <w:pPr>
        <w:pStyle w:val="CommentText"/>
      </w:pPr>
      <w:r>
        <w:rPr>
          <w:rStyle w:val="CommentReference"/>
        </w:rPr>
        <w:annotationRef/>
      </w:r>
      <w:r>
        <w:t>If we are going to be estimating the prevalence of low SES, then we need to define what constitutes low SES</w:t>
      </w:r>
    </w:p>
  </w:comment>
  <w:comment w:id="78" w:author="Kobus Herbst" w:date="2024-07-29T05:40:00Z" w:initials="KH">
    <w:p w14:paraId="7BD391D2" w14:textId="77777777" w:rsidR="00BC632B" w:rsidRDefault="00BC632B" w:rsidP="00BC632B">
      <w:pPr>
        <w:pStyle w:val="CommentText"/>
      </w:pPr>
      <w:r>
        <w:rPr>
          <w:rStyle w:val="CommentReference"/>
        </w:rPr>
        <w:annotationRef/>
      </w:r>
      <w:r>
        <w:rPr>
          <w:b/>
          <w:bCs/>
        </w:rPr>
        <w:t>You can refer to this:</w:t>
      </w:r>
      <w:r>
        <w:t xml:space="preserve"> </w:t>
      </w:r>
      <w:r>
        <w:rPr>
          <w:color w:val="222222"/>
          <w:highlight w:val="white"/>
        </w:rPr>
        <w:t>Kabudula, C.W., Houle, B., Collinson, M.A., Kahn, K., Tollman, S. and Clark, S., 2017. Assessing changes in household socioeconomic status in rural South Africa, 2001–2013: a distributional analysis using household asset indicators. </w:t>
      </w:r>
      <w:r>
        <w:rPr>
          <w:i/>
          <w:iCs/>
          <w:color w:val="222222"/>
          <w:highlight w:val="white"/>
        </w:rPr>
        <w:t>Social indicators research</w:t>
      </w:r>
      <w:r>
        <w:rPr>
          <w:color w:val="222222"/>
          <w:highlight w:val="white"/>
        </w:rPr>
        <w:t>, </w:t>
      </w:r>
      <w:r>
        <w:rPr>
          <w:i/>
          <w:iCs/>
          <w:color w:val="222222"/>
          <w:highlight w:val="white"/>
        </w:rPr>
        <w:t>133</w:t>
      </w:r>
      <w:r>
        <w:rPr>
          <w:color w:val="222222"/>
          <w:highlight w:val="white"/>
        </w:rPr>
        <w:t>, pp.1047-1073.</w:t>
      </w:r>
      <w:r>
        <w:t xml:space="preserve"> </w:t>
      </w:r>
    </w:p>
  </w:comment>
  <w:comment w:id="79" w:author="Collins Iwuji" w:date="2024-07-28T20:41:00Z" w:initials="CI">
    <w:p w14:paraId="2D4C40E5" w14:textId="33407407" w:rsidR="00313A14" w:rsidRDefault="00313A14" w:rsidP="00313A14">
      <w:pPr>
        <w:pStyle w:val="CommentText"/>
      </w:pPr>
      <w:r>
        <w:rPr>
          <w:rStyle w:val="CommentReference"/>
        </w:rPr>
        <w:annotationRef/>
      </w:r>
      <w:r>
        <w:t>Define food security or state how was measured in our data set</w:t>
      </w:r>
    </w:p>
  </w:comment>
  <w:comment w:id="80" w:author="Nondumiso Mthiyane" w:date="2024-07-29T10:24:00Z" w:initials="NM">
    <w:p w14:paraId="757E5160" w14:textId="77777777" w:rsidR="00D113A6" w:rsidRDefault="00D113A6" w:rsidP="00D113A6">
      <w:pPr>
        <w:pStyle w:val="CommentText"/>
      </w:pPr>
      <w:r>
        <w:rPr>
          <w:rStyle w:val="CommentReference"/>
        </w:rPr>
        <w:annotationRef/>
      </w:r>
      <w:r>
        <w:t>Any report of reducing the size of food potions or skipping meals by any member of a household because there was not enough money to buy food in the past 12 months.</w:t>
      </w:r>
    </w:p>
  </w:comment>
  <w:comment w:id="81" w:author="Kobus Herbst" w:date="2024-07-29T05:30:00Z" w:initials="KH">
    <w:p w14:paraId="36759014" w14:textId="215E5B80" w:rsidR="00DB2A49" w:rsidRDefault="00DB2A49" w:rsidP="00DB2A49">
      <w:pPr>
        <w:pStyle w:val="CommentText"/>
      </w:pPr>
      <w:r>
        <w:rPr>
          <w:rStyle w:val="CommentReference"/>
        </w:rPr>
        <w:annotationRef/>
      </w:r>
      <w:r>
        <w:t>Previously mention was made about care-givers, not just parents</w:t>
      </w:r>
    </w:p>
  </w:comment>
  <w:comment w:id="82" w:author="Collins Iwuji" w:date="2024-07-28T20:43:00Z" w:initials="CI">
    <w:p w14:paraId="6C71A998" w14:textId="4F07BF86" w:rsidR="00A2575E" w:rsidRDefault="00A2575E" w:rsidP="00A2575E">
      <w:pPr>
        <w:pStyle w:val="CommentText"/>
      </w:pPr>
      <w:r>
        <w:rPr>
          <w:rStyle w:val="CommentReference"/>
        </w:rPr>
        <w:annotationRef/>
      </w:r>
      <w:r>
        <w:t>We refer to interactions in the objective, which I interpreted statistically but the research questions refer to correlations? Kathy, does this matter?</w:t>
      </w:r>
    </w:p>
  </w:comment>
  <w:comment w:id="83" w:author="Collins Iwuji" w:date="2024-07-28T20:44:00Z" w:initials="CI">
    <w:p w14:paraId="34A2C2A8" w14:textId="77777777" w:rsidR="00A2575E" w:rsidRDefault="00A2575E" w:rsidP="00A2575E">
      <w:pPr>
        <w:pStyle w:val="CommentText"/>
      </w:pPr>
      <w:r>
        <w:rPr>
          <w:rStyle w:val="CommentReference"/>
        </w:rPr>
        <w:annotationRef/>
      </w:r>
      <w:r>
        <w:t>Will we be using PHQ-9 as gold standard here then?</w:t>
      </w:r>
    </w:p>
  </w:comment>
  <w:comment w:id="84" w:author="Nondumiso Mthiyane" w:date="2024-07-29T10:07:00Z" w:initials="NM">
    <w:p w14:paraId="78ED9FAA" w14:textId="77777777" w:rsidR="00245E54" w:rsidRDefault="006E0B7C" w:rsidP="00245E54">
      <w:pPr>
        <w:pStyle w:val="CommentText"/>
      </w:pPr>
      <w:r>
        <w:rPr>
          <w:rStyle w:val="CommentReference"/>
        </w:rPr>
        <w:annotationRef/>
      </w:r>
      <w:r w:rsidR="00245E54">
        <w:t>Yes, we’ll use PHQ-9 as a gold standard.. It is mentioned in section 5.2.2.2</w:t>
      </w:r>
    </w:p>
  </w:comment>
  <w:comment w:id="85" w:author="Collins Iwuji" w:date="2024-07-28T20:45:00Z" w:initials="CI">
    <w:p w14:paraId="5FEFC9AF" w14:textId="07C0230F" w:rsidR="00A2575E" w:rsidRDefault="00A2575E" w:rsidP="00A2575E">
      <w:pPr>
        <w:pStyle w:val="CommentText"/>
      </w:pPr>
      <w:r>
        <w:rPr>
          <w:rStyle w:val="CommentReference"/>
        </w:rPr>
        <w:annotationRef/>
      </w:r>
      <w:r>
        <w:t>Are we also going to explore ‘moderation’</w:t>
      </w:r>
    </w:p>
  </w:comment>
  <w:comment w:id="86" w:author="Kathy Baisley" w:date="2024-07-28T10:38:00Z" w:initials="KB">
    <w:p w14:paraId="60C5988D" w14:textId="4797C7FB" w:rsidR="00BE75F4" w:rsidRDefault="00BE75F4" w:rsidP="00BE75F4">
      <w:pPr>
        <w:pStyle w:val="CommentText"/>
      </w:pPr>
      <w:r>
        <w:rPr>
          <w:rStyle w:val="CommentReference"/>
        </w:rPr>
        <w:annotationRef/>
      </w:r>
      <w:r>
        <w:rPr>
          <w:lang w:val="en-GB"/>
        </w:rPr>
        <w:t>Just wondering if the YAG will be youth with experience of depression?  Not sure how they are selected -do we need to say?  If they are using photovoice to capture their ideas about depression/mental health, do we want to be sure that some have experienced mental health issues? (just my questions- perhaps these are stupid!)</w:t>
      </w:r>
    </w:p>
  </w:comment>
  <w:comment w:id="87" w:author="Hunt, XD, Dr [xanthe@sun.ac.za]" w:date="2024-07-28T19:38:00Z" w:initials="HXD[">
    <w:p w14:paraId="3726A883" w14:textId="77777777" w:rsidR="007C22BF" w:rsidRDefault="007C22BF" w:rsidP="007C22BF">
      <w:r>
        <w:rPr>
          <w:rStyle w:val="CommentReference"/>
        </w:rPr>
        <w:annotationRef/>
      </w:r>
      <w:r>
        <w:rPr>
          <w:color w:val="000000"/>
          <w:sz w:val="20"/>
          <w:szCs w:val="20"/>
        </w:rPr>
        <w:t>This is difficult. We usually do not specify, partly because recruiting young people with depression is hard and ethically fraught, and also because the methodology to identify eligible youth involves screening (expensive, time-consuming), unless you use clinical diagnosis (to which few have access). So rather just youth. They can reflect on mental health broadly, which everyone has (sometimes good, sometimes bad). But if there are 10, odds are high 3 will have some mental health problems.</w:t>
      </w:r>
    </w:p>
  </w:comment>
  <w:comment w:id="163" w:author="Collins Iwuji" w:date="2024-07-28T20:59:00Z" w:initials="CI">
    <w:p w14:paraId="1CE8062A" w14:textId="77777777" w:rsidR="006D0331" w:rsidRDefault="006D0331" w:rsidP="006D0331">
      <w:pPr>
        <w:pStyle w:val="CommentText"/>
      </w:pPr>
      <w:r>
        <w:rPr>
          <w:rStyle w:val="CommentReference"/>
        </w:rPr>
        <w:annotationRef/>
      </w:r>
      <w:r>
        <w:t>Will they do this in the community during a transect walk?</w:t>
      </w:r>
    </w:p>
  </w:comment>
  <w:comment w:id="164" w:author="Kathy Baisley" w:date="2024-07-28T10:39:00Z" w:initials="KB">
    <w:p w14:paraId="0D494F64" w14:textId="475CA082" w:rsidR="00BF664E" w:rsidRDefault="00BF664E" w:rsidP="00BF664E">
      <w:pPr>
        <w:pStyle w:val="CommentText"/>
      </w:pPr>
      <w:r>
        <w:rPr>
          <w:rStyle w:val="CommentReference"/>
        </w:rPr>
        <w:annotationRef/>
      </w:r>
      <w:r>
        <w:rPr>
          <w:lang w:val="en-GB"/>
        </w:rPr>
        <w:t>Should we say somewhere in this section that AHRI have experience of doing this sort of thing, and could reference Nothando &amp; Janet’s paper?</w:t>
      </w:r>
    </w:p>
  </w:comment>
  <w:comment w:id="169" w:author="Kathy Baisley" w:date="2024-07-28T10:49:00Z" w:initials="KB">
    <w:p w14:paraId="7773366C" w14:textId="77777777" w:rsidR="00BF664E" w:rsidRDefault="00BF664E" w:rsidP="00BF664E">
      <w:pPr>
        <w:pStyle w:val="CommentText"/>
      </w:pPr>
      <w:r>
        <w:rPr>
          <w:rStyle w:val="CommentReference"/>
        </w:rPr>
        <w:annotationRef/>
      </w:r>
      <w:r>
        <w:rPr>
          <w:lang w:val="en-GB"/>
        </w:rPr>
        <w:t>I think we’re meant to say something about the sampling</w:t>
      </w:r>
    </w:p>
  </w:comment>
  <w:comment w:id="170" w:author="Hunt, XD, Dr [xanthe@sun.ac.za]" w:date="2024-07-28T19:39:00Z" w:initials="HXD[">
    <w:p w14:paraId="0614FFFE" w14:textId="77777777" w:rsidR="007C22BF" w:rsidRDefault="007C22BF" w:rsidP="007C22BF">
      <w:r>
        <w:rPr>
          <w:rStyle w:val="CommentReference"/>
        </w:rPr>
        <w:annotationRef/>
      </w:r>
      <w:r>
        <w:rPr>
          <w:color w:val="000000"/>
          <w:sz w:val="20"/>
          <w:szCs w:val="20"/>
        </w:rPr>
        <w:t>Nondumiso, can you summarise sampling across studies in 1 sentence. We are very short on words.</w:t>
      </w:r>
    </w:p>
  </w:comment>
  <w:comment w:id="171" w:author="Collins Iwuji" w:date="2024-07-28T21:01:00Z" w:initials="CI">
    <w:p w14:paraId="323D6067" w14:textId="77777777" w:rsidR="006D0331" w:rsidRDefault="006D0331" w:rsidP="006D0331">
      <w:pPr>
        <w:pStyle w:val="CommentText"/>
      </w:pPr>
      <w:r>
        <w:rPr>
          <w:rStyle w:val="CommentReference"/>
        </w:rPr>
        <w:annotationRef/>
      </w:r>
      <w:r>
        <w:t>We can add this to table 1, that way it does not contribute to word count</w:t>
      </w:r>
    </w:p>
  </w:comment>
  <w:comment w:id="178" w:author="Hunt, XD, Dr [xanthe@sun.ac.za]" w:date="2024-07-25T16:40:00Z" w:initials="HXD[">
    <w:p w14:paraId="6B0BE79F" w14:textId="15D92131" w:rsidR="00D918ED" w:rsidRDefault="00D918ED" w:rsidP="00D918ED">
      <w:r>
        <w:rPr>
          <w:rStyle w:val="CommentReference"/>
        </w:rPr>
        <w:annotationRef/>
      </w:r>
      <w:r>
        <w:rPr>
          <w:color w:val="000000"/>
          <w:sz w:val="20"/>
          <w:szCs w:val="20"/>
        </w:rPr>
        <w:t>XH to draft</w:t>
      </w:r>
    </w:p>
  </w:comment>
  <w:comment w:id="179" w:author="Kathy Baisley" w:date="2024-07-28T11:18:00Z" w:initials="KB">
    <w:p w14:paraId="00B1DB1E" w14:textId="77777777" w:rsidR="00062D6A" w:rsidRDefault="00062D6A" w:rsidP="00062D6A">
      <w:pPr>
        <w:pStyle w:val="CommentText"/>
      </w:pPr>
      <w:r>
        <w:rPr>
          <w:rStyle w:val="CommentReference"/>
        </w:rPr>
        <w:annotationRef/>
      </w:r>
      <w:r>
        <w:rPr>
          <w:lang w:val="en-GB"/>
        </w:rPr>
        <w:t>Does it seem strange that we propose to do this in Kenya, since we are all based in SA?  Could we leave the venue as TBC?</w:t>
      </w:r>
    </w:p>
  </w:comment>
  <w:comment w:id="180" w:author="Hunt, XD, Dr [xanthe@sun.ac.za]" w:date="2024-07-28T19:41:00Z" w:initials="HXD[">
    <w:p w14:paraId="0D389C20" w14:textId="77777777" w:rsidR="00040297" w:rsidRDefault="00040297" w:rsidP="00040297">
      <w:r>
        <w:rPr>
          <w:rStyle w:val="CommentReference"/>
        </w:rPr>
        <w:annotationRef/>
      </w:r>
      <w:r>
        <w:rPr>
          <w:color w:val="000000"/>
          <w:sz w:val="20"/>
          <w:szCs w:val="20"/>
        </w:rPr>
        <w:t>Kenya because APHRC are based there.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0C0678" w15:done="0"/>
  <w15:commentEx w15:paraId="7BD391D2" w15:paraIdParent="400C0678" w15:done="0"/>
  <w15:commentEx w15:paraId="2D4C40E5" w15:done="0"/>
  <w15:commentEx w15:paraId="757E5160" w15:paraIdParent="2D4C40E5" w15:done="0"/>
  <w15:commentEx w15:paraId="36759014" w15:done="0"/>
  <w15:commentEx w15:paraId="6C71A998" w15:done="0"/>
  <w15:commentEx w15:paraId="34A2C2A8" w15:done="0"/>
  <w15:commentEx w15:paraId="78ED9FAA" w15:paraIdParent="34A2C2A8" w15:done="0"/>
  <w15:commentEx w15:paraId="5FEFC9AF" w15:done="0"/>
  <w15:commentEx w15:paraId="60C5988D" w15:done="0"/>
  <w15:commentEx w15:paraId="3726A883" w15:paraIdParent="60C5988D" w15:done="0"/>
  <w15:commentEx w15:paraId="1CE8062A" w15:done="0"/>
  <w15:commentEx w15:paraId="0D494F64" w15:done="0"/>
  <w15:commentEx w15:paraId="7773366C" w15:done="0"/>
  <w15:commentEx w15:paraId="0614FFFE" w15:paraIdParent="7773366C" w15:done="0"/>
  <w15:commentEx w15:paraId="323D6067" w15:paraIdParent="7773366C" w15:done="0"/>
  <w15:commentEx w15:paraId="6B0BE79F" w15:done="0"/>
  <w15:commentEx w15:paraId="00B1DB1E" w15:done="0"/>
  <w15:commentEx w15:paraId="0D389C20" w15:paraIdParent="00B1DB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0285AB" w16cex:dateUtc="2024-07-28T18:39:00Z">
    <w16cex:extLst>
      <w16:ext w16:uri="{CE6994B0-6A32-4C9F-8C6B-6E91EDA988CE}">
        <cr:reactions xmlns:cr="http://schemas.microsoft.com/office/comments/2020/reactions">
          <cr:reaction reactionType="1">
            <cr:reactionInfo dateUtc="2024-07-29T03:29:23Z">
              <cr:user userId="S::Kobus.Herbst@ahri.org::7710405f-ee95-4bc2-8f3a-e6f062ce7cf3" userProvider="AD" userName="Kobus Herbst"/>
            </cr:reactionInfo>
          </cr:reaction>
        </cr:reactions>
      </w16:ext>
    </w16cex:extLst>
  </w16cex:commentExtensible>
  <w16cex:commentExtensible w16cex:durableId="1DB94FE4" w16cex:dateUtc="2024-07-29T03:40:00Z"/>
  <w16cex:commentExtensible w16cex:durableId="6CC732A6" w16cex:dateUtc="2024-07-28T18:41:00Z"/>
  <w16cex:commentExtensible w16cex:durableId="2ACF0008" w16cex:dateUtc="2024-07-29T08:24:00Z"/>
  <w16cex:commentExtensible w16cex:durableId="71816E15" w16cex:dateUtc="2024-07-29T03:30:00Z"/>
  <w16cex:commentExtensible w16cex:durableId="133024E3" w16cex:dateUtc="2024-07-28T18:43:00Z"/>
  <w16cex:commentExtensible w16cex:durableId="20500ADC" w16cex:dateUtc="2024-07-28T18:44:00Z"/>
  <w16cex:commentExtensible w16cex:durableId="636CCD80" w16cex:dateUtc="2024-07-29T08:07:00Z"/>
  <w16cex:commentExtensible w16cex:durableId="29642705" w16cex:dateUtc="2024-07-28T18:45:00Z"/>
  <w16cex:commentExtensible w16cex:durableId="7A6B7450" w16cex:dateUtc="2024-07-28T08:38:00Z"/>
  <w16cex:commentExtensible w16cex:durableId="21F326ED" w16cex:dateUtc="2024-07-28T17:38:00Z"/>
  <w16cex:commentExtensible w16cex:durableId="760DE518" w16cex:dateUtc="2024-07-28T18:59:00Z"/>
  <w16cex:commentExtensible w16cex:durableId="449C3812" w16cex:dateUtc="2024-07-28T08:39:00Z"/>
  <w16cex:commentExtensible w16cex:durableId="1A66A503" w16cex:dateUtc="2024-07-28T08:49:00Z"/>
  <w16cex:commentExtensible w16cex:durableId="1978ADEC" w16cex:dateUtc="2024-07-28T17:39:00Z"/>
  <w16cex:commentExtensible w16cex:durableId="7F7304B3" w16cex:dateUtc="2024-07-28T19:01:00Z"/>
  <w16cex:commentExtensible w16cex:durableId="76D99753" w16cex:dateUtc="2024-07-25T14:40:00Z"/>
  <w16cex:commentExtensible w16cex:durableId="6FD85BFE" w16cex:dateUtc="2024-07-28T09:18:00Z"/>
  <w16cex:commentExtensible w16cex:durableId="657A85C7" w16cex:dateUtc="2024-07-28T17: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0C0678" w16cid:durableId="010285AB"/>
  <w16cid:commentId w16cid:paraId="7BD391D2" w16cid:durableId="1DB94FE4"/>
  <w16cid:commentId w16cid:paraId="2D4C40E5" w16cid:durableId="6CC732A6"/>
  <w16cid:commentId w16cid:paraId="757E5160" w16cid:durableId="2ACF0008"/>
  <w16cid:commentId w16cid:paraId="36759014" w16cid:durableId="71816E15"/>
  <w16cid:commentId w16cid:paraId="6C71A998" w16cid:durableId="133024E3"/>
  <w16cid:commentId w16cid:paraId="34A2C2A8" w16cid:durableId="20500ADC"/>
  <w16cid:commentId w16cid:paraId="78ED9FAA" w16cid:durableId="636CCD80"/>
  <w16cid:commentId w16cid:paraId="5FEFC9AF" w16cid:durableId="29642705"/>
  <w16cid:commentId w16cid:paraId="60C5988D" w16cid:durableId="7A6B7450"/>
  <w16cid:commentId w16cid:paraId="3726A883" w16cid:durableId="21F326ED"/>
  <w16cid:commentId w16cid:paraId="1CE8062A" w16cid:durableId="760DE518"/>
  <w16cid:commentId w16cid:paraId="0D494F64" w16cid:durableId="449C3812"/>
  <w16cid:commentId w16cid:paraId="7773366C" w16cid:durableId="1A66A503"/>
  <w16cid:commentId w16cid:paraId="0614FFFE" w16cid:durableId="1978ADEC"/>
  <w16cid:commentId w16cid:paraId="323D6067" w16cid:durableId="7F7304B3"/>
  <w16cid:commentId w16cid:paraId="6B0BE79F" w16cid:durableId="76D99753"/>
  <w16cid:commentId w16cid:paraId="00B1DB1E" w16cid:durableId="6FD85BFE"/>
  <w16cid:commentId w16cid:paraId="0D389C20" w16cid:durableId="657A85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48E04" w14:textId="77777777" w:rsidR="00C46BFB" w:rsidRDefault="00C46BFB" w:rsidP="00734717">
      <w:pPr>
        <w:spacing w:line="240" w:lineRule="auto"/>
      </w:pPr>
      <w:r>
        <w:separator/>
      </w:r>
    </w:p>
  </w:endnote>
  <w:endnote w:type="continuationSeparator" w:id="0">
    <w:p w14:paraId="35BD3C2E" w14:textId="77777777" w:rsidR="00C46BFB" w:rsidRDefault="00C46BFB" w:rsidP="00734717">
      <w:pPr>
        <w:spacing w:line="240" w:lineRule="auto"/>
      </w:pPr>
      <w:r>
        <w:continuationSeparator/>
      </w:r>
    </w:p>
  </w:endnote>
  <w:endnote w:type="continuationNotice" w:id="1">
    <w:p w14:paraId="08990976" w14:textId="77777777" w:rsidR="00C46BFB" w:rsidRDefault="00C46BF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ova">
    <w:panose1 w:val="020B0504020202020204"/>
    <w:charset w:val="00"/>
    <w:family w:val="swiss"/>
    <w:pitch w:val="variable"/>
    <w:sig w:usb0="0000028F" w:usb1="00000002"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F DinDisplay Pro">
    <w:altName w:val="Calibri"/>
    <w:panose1 w:val="020B0604020202020204"/>
    <w:charset w:val="00"/>
    <w:family w:val="swiss"/>
    <w:pitch w:val="default"/>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7D321" w14:textId="197F3AF8" w:rsidR="00734717" w:rsidRDefault="00734717">
    <w:pPr>
      <w:pStyle w:val="Footer"/>
    </w:pPr>
    <w:r>
      <w:rPr>
        <w:noProof/>
        <w:color w:val="2B579A"/>
        <w:shd w:val="clear" w:color="auto" w:fill="E6E6E6"/>
      </w:rPr>
      <w:drawing>
        <wp:inline distT="0" distB="0" distL="0" distR="0" wp14:anchorId="4105F5CA" wp14:editId="2AB47921">
          <wp:extent cx="755650" cy="849635"/>
          <wp:effectExtent l="0" t="0" r="6350" b="7620"/>
          <wp:docPr id="273624165" name="Picture 27362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1.png"/>
                  <pic:cNvPicPr/>
                </pic:nvPicPr>
                <pic:blipFill>
                  <a:blip r:embed="rId1">
                    <a:extLst>
                      <a:ext uri="{28A0092B-C50C-407E-A947-70E740481C1C}">
                        <a14:useLocalDpi xmlns:a14="http://schemas.microsoft.com/office/drawing/2010/main" val="0"/>
                      </a:ext>
                    </a:extLst>
                  </a:blip>
                  <a:stretch>
                    <a:fillRect/>
                  </a:stretch>
                </pic:blipFill>
                <pic:spPr>
                  <a:xfrm>
                    <a:off x="0" y="0"/>
                    <a:ext cx="773058" cy="86920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03217" w14:textId="77777777" w:rsidR="00C46BFB" w:rsidRDefault="00C46BFB" w:rsidP="00734717">
      <w:pPr>
        <w:spacing w:line="240" w:lineRule="auto"/>
      </w:pPr>
      <w:r>
        <w:separator/>
      </w:r>
    </w:p>
  </w:footnote>
  <w:footnote w:type="continuationSeparator" w:id="0">
    <w:p w14:paraId="22123F6D" w14:textId="77777777" w:rsidR="00C46BFB" w:rsidRDefault="00C46BFB" w:rsidP="00734717">
      <w:pPr>
        <w:spacing w:line="240" w:lineRule="auto"/>
      </w:pPr>
      <w:r>
        <w:continuationSeparator/>
      </w:r>
    </w:p>
  </w:footnote>
  <w:footnote w:type="continuationNotice" w:id="1">
    <w:p w14:paraId="0137FF01" w14:textId="77777777" w:rsidR="00C46BFB" w:rsidRDefault="00C46BF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8A1F" w14:textId="56F13F70" w:rsidR="00734717" w:rsidRDefault="00734717">
    <w:pPr>
      <w:pStyle w:val="Header"/>
    </w:pPr>
    <w:r>
      <w:rPr>
        <w:noProof/>
        <w:color w:val="2B579A"/>
        <w:shd w:val="clear" w:color="auto" w:fill="E6E6E6"/>
      </w:rPr>
      <w:drawing>
        <wp:inline distT="0" distB="0" distL="0" distR="0" wp14:anchorId="001B915F" wp14:editId="3E13050E">
          <wp:extent cx="927100" cy="927100"/>
          <wp:effectExtent l="0" t="0" r="6350" b="6350"/>
          <wp:docPr id="1199114931" name="Picture 1199114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2.png"/>
                  <pic:cNvPicPr/>
                </pic:nvPicPr>
                <pic:blipFill>
                  <a:blip r:embed="rId1">
                    <a:extLst>
                      <a:ext uri="{28A0092B-C50C-407E-A947-70E740481C1C}">
                        <a14:useLocalDpi xmlns:a14="http://schemas.microsoft.com/office/drawing/2010/main" val="0"/>
                      </a:ext>
                    </a:extLst>
                  </a:blip>
                  <a:stretch>
                    <a:fillRect/>
                  </a:stretch>
                </pic:blipFill>
                <pic:spPr>
                  <a:xfrm>
                    <a:off x="0" y="0"/>
                    <a:ext cx="927226" cy="927226"/>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F79"/>
    <w:multiLevelType w:val="hybridMultilevel"/>
    <w:tmpl w:val="AFA6F530"/>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8D1A4E"/>
    <w:multiLevelType w:val="multilevel"/>
    <w:tmpl w:val="8BFE0A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29A0503"/>
    <w:multiLevelType w:val="multilevel"/>
    <w:tmpl w:val="EF1CCF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953737"/>
    <w:multiLevelType w:val="hybridMultilevel"/>
    <w:tmpl w:val="D862B4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C345158"/>
    <w:multiLevelType w:val="hybridMultilevel"/>
    <w:tmpl w:val="ED8225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227D13"/>
    <w:multiLevelType w:val="hybridMultilevel"/>
    <w:tmpl w:val="13F05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316583"/>
    <w:multiLevelType w:val="hybridMultilevel"/>
    <w:tmpl w:val="2E46BB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1702C21"/>
    <w:multiLevelType w:val="hybridMultilevel"/>
    <w:tmpl w:val="6D62B8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46B77CA"/>
    <w:multiLevelType w:val="multilevel"/>
    <w:tmpl w:val="C866AB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60B50E0"/>
    <w:multiLevelType w:val="hybridMultilevel"/>
    <w:tmpl w:val="8C2CF7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7862E68"/>
    <w:multiLevelType w:val="multilevel"/>
    <w:tmpl w:val="1D103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91774E"/>
    <w:multiLevelType w:val="multilevel"/>
    <w:tmpl w:val="6FF80D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D0C1264"/>
    <w:multiLevelType w:val="hybridMultilevel"/>
    <w:tmpl w:val="2B361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EDC1111"/>
    <w:multiLevelType w:val="multilevel"/>
    <w:tmpl w:val="C85E771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4" w15:restartNumberingAfterBreak="0">
    <w:nsid w:val="24E63A17"/>
    <w:multiLevelType w:val="hybridMultilevel"/>
    <w:tmpl w:val="E57419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52F3345"/>
    <w:multiLevelType w:val="hybridMultilevel"/>
    <w:tmpl w:val="180C0E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8D2A56"/>
    <w:multiLevelType w:val="multilevel"/>
    <w:tmpl w:val="D80CD4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86C7E40"/>
    <w:multiLevelType w:val="hybridMultilevel"/>
    <w:tmpl w:val="62B886E0"/>
    <w:lvl w:ilvl="0" w:tplc="DA78D5E0">
      <w:start w:val="1"/>
      <w:numFmt w:val="bullet"/>
      <w:lvlText w:val="•"/>
      <w:lvlJc w:val="left"/>
      <w:pPr>
        <w:tabs>
          <w:tab w:val="num" w:pos="720"/>
        </w:tabs>
        <w:ind w:left="720" w:hanging="360"/>
      </w:pPr>
      <w:rPr>
        <w:rFonts w:ascii="Arial" w:hAnsi="Arial" w:hint="default"/>
      </w:rPr>
    </w:lvl>
    <w:lvl w:ilvl="1" w:tplc="AD063EEA" w:tentative="1">
      <w:start w:val="1"/>
      <w:numFmt w:val="bullet"/>
      <w:lvlText w:val="•"/>
      <w:lvlJc w:val="left"/>
      <w:pPr>
        <w:tabs>
          <w:tab w:val="num" w:pos="1440"/>
        </w:tabs>
        <w:ind w:left="1440" w:hanging="360"/>
      </w:pPr>
      <w:rPr>
        <w:rFonts w:ascii="Arial" w:hAnsi="Arial" w:hint="default"/>
      </w:rPr>
    </w:lvl>
    <w:lvl w:ilvl="2" w:tplc="178A4D3E" w:tentative="1">
      <w:start w:val="1"/>
      <w:numFmt w:val="bullet"/>
      <w:lvlText w:val="•"/>
      <w:lvlJc w:val="left"/>
      <w:pPr>
        <w:tabs>
          <w:tab w:val="num" w:pos="2160"/>
        </w:tabs>
        <w:ind w:left="2160" w:hanging="360"/>
      </w:pPr>
      <w:rPr>
        <w:rFonts w:ascii="Arial" w:hAnsi="Arial" w:hint="default"/>
      </w:rPr>
    </w:lvl>
    <w:lvl w:ilvl="3" w:tplc="CF2EBF3E" w:tentative="1">
      <w:start w:val="1"/>
      <w:numFmt w:val="bullet"/>
      <w:lvlText w:val="•"/>
      <w:lvlJc w:val="left"/>
      <w:pPr>
        <w:tabs>
          <w:tab w:val="num" w:pos="2880"/>
        </w:tabs>
        <w:ind w:left="2880" w:hanging="360"/>
      </w:pPr>
      <w:rPr>
        <w:rFonts w:ascii="Arial" w:hAnsi="Arial" w:hint="default"/>
      </w:rPr>
    </w:lvl>
    <w:lvl w:ilvl="4" w:tplc="21E0FCF8" w:tentative="1">
      <w:start w:val="1"/>
      <w:numFmt w:val="bullet"/>
      <w:lvlText w:val="•"/>
      <w:lvlJc w:val="left"/>
      <w:pPr>
        <w:tabs>
          <w:tab w:val="num" w:pos="3600"/>
        </w:tabs>
        <w:ind w:left="3600" w:hanging="360"/>
      </w:pPr>
      <w:rPr>
        <w:rFonts w:ascii="Arial" w:hAnsi="Arial" w:hint="default"/>
      </w:rPr>
    </w:lvl>
    <w:lvl w:ilvl="5" w:tplc="5E38DD42" w:tentative="1">
      <w:start w:val="1"/>
      <w:numFmt w:val="bullet"/>
      <w:lvlText w:val="•"/>
      <w:lvlJc w:val="left"/>
      <w:pPr>
        <w:tabs>
          <w:tab w:val="num" w:pos="4320"/>
        </w:tabs>
        <w:ind w:left="4320" w:hanging="360"/>
      </w:pPr>
      <w:rPr>
        <w:rFonts w:ascii="Arial" w:hAnsi="Arial" w:hint="default"/>
      </w:rPr>
    </w:lvl>
    <w:lvl w:ilvl="6" w:tplc="E49CEF58" w:tentative="1">
      <w:start w:val="1"/>
      <w:numFmt w:val="bullet"/>
      <w:lvlText w:val="•"/>
      <w:lvlJc w:val="left"/>
      <w:pPr>
        <w:tabs>
          <w:tab w:val="num" w:pos="5040"/>
        </w:tabs>
        <w:ind w:left="5040" w:hanging="360"/>
      </w:pPr>
      <w:rPr>
        <w:rFonts w:ascii="Arial" w:hAnsi="Arial" w:hint="default"/>
      </w:rPr>
    </w:lvl>
    <w:lvl w:ilvl="7" w:tplc="BF9C53B0" w:tentative="1">
      <w:start w:val="1"/>
      <w:numFmt w:val="bullet"/>
      <w:lvlText w:val="•"/>
      <w:lvlJc w:val="left"/>
      <w:pPr>
        <w:tabs>
          <w:tab w:val="num" w:pos="5760"/>
        </w:tabs>
        <w:ind w:left="5760" w:hanging="360"/>
      </w:pPr>
      <w:rPr>
        <w:rFonts w:ascii="Arial" w:hAnsi="Arial" w:hint="default"/>
      </w:rPr>
    </w:lvl>
    <w:lvl w:ilvl="8" w:tplc="F4A8977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87D7B9E"/>
    <w:multiLevelType w:val="hybridMultilevel"/>
    <w:tmpl w:val="3F82B8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09F08F4"/>
    <w:multiLevelType w:val="hybridMultilevel"/>
    <w:tmpl w:val="68EEF36A"/>
    <w:lvl w:ilvl="0" w:tplc="446EC65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67977A5"/>
    <w:multiLevelType w:val="multilevel"/>
    <w:tmpl w:val="8C46F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C5259D5"/>
    <w:multiLevelType w:val="hybridMultilevel"/>
    <w:tmpl w:val="319EEA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C67D4CD"/>
    <w:multiLevelType w:val="hybridMultilevel"/>
    <w:tmpl w:val="1C985534"/>
    <w:lvl w:ilvl="0" w:tplc="33500654">
      <w:start w:val="1"/>
      <w:numFmt w:val="decimal"/>
      <w:lvlText w:val="%1."/>
      <w:lvlJc w:val="left"/>
      <w:pPr>
        <w:ind w:left="720" w:hanging="360"/>
      </w:pPr>
    </w:lvl>
    <w:lvl w:ilvl="1" w:tplc="0EE48E34">
      <w:start w:val="1"/>
      <w:numFmt w:val="lowerLetter"/>
      <w:lvlText w:val="%2."/>
      <w:lvlJc w:val="left"/>
      <w:pPr>
        <w:ind w:left="1440" w:hanging="360"/>
      </w:pPr>
    </w:lvl>
    <w:lvl w:ilvl="2" w:tplc="EDC8C532">
      <w:start w:val="1"/>
      <w:numFmt w:val="lowerRoman"/>
      <w:lvlText w:val="%3."/>
      <w:lvlJc w:val="right"/>
      <w:pPr>
        <w:ind w:left="2160" w:hanging="180"/>
      </w:pPr>
    </w:lvl>
    <w:lvl w:ilvl="3" w:tplc="C9902072">
      <w:start w:val="1"/>
      <w:numFmt w:val="decimal"/>
      <w:lvlText w:val="%4."/>
      <w:lvlJc w:val="left"/>
      <w:pPr>
        <w:ind w:left="2880" w:hanging="360"/>
      </w:pPr>
    </w:lvl>
    <w:lvl w:ilvl="4" w:tplc="016839EA">
      <w:start w:val="1"/>
      <w:numFmt w:val="lowerLetter"/>
      <w:lvlText w:val="%5."/>
      <w:lvlJc w:val="left"/>
      <w:pPr>
        <w:ind w:left="3600" w:hanging="360"/>
      </w:pPr>
    </w:lvl>
    <w:lvl w:ilvl="5" w:tplc="0E96E576">
      <w:start w:val="1"/>
      <w:numFmt w:val="lowerRoman"/>
      <w:lvlText w:val="%6."/>
      <w:lvlJc w:val="right"/>
      <w:pPr>
        <w:ind w:left="4320" w:hanging="180"/>
      </w:pPr>
    </w:lvl>
    <w:lvl w:ilvl="6" w:tplc="617E76EC">
      <w:start w:val="1"/>
      <w:numFmt w:val="decimal"/>
      <w:lvlText w:val="%7."/>
      <w:lvlJc w:val="left"/>
      <w:pPr>
        <w:ind w:left="5040" w:hanging="360"/>
      </w:pPr>
    </w:lvl>
    <w:lvl w:ilvl="7" w:tplc="E2128516">
      <w:start w:val="1"/>
      <w:numFmt w:val="lowerLetter"/>
      <w:lvlText w:val="%8."/>
      <w:lvlJc w:val="left"/>
      <w:pPr>
        <w:ind w:left="5760" w:hanging="360"/>
      </w:pPr>
    </w:lvl>
    <w:lvl w:ilvl="8" w:tplc="2BACE2AC">
      <w:start w:val="1"/>
      <w:numFmt w:val="lowerRoman"/>
      <w:lvlText w:val="%9."/>
      <w:lvlJc w:val="right"/>
      <w:pPr>
        <w:ind w:left="6480" w:hanging="180"/>
      </w:pPr>
    </w:lvl>
  </w:abstractNum>
  <w:abstractNum w:abstractNumId="23" w15:restartNumberingAfterBreak="0">
    <w:nsid w:val="4050013E"/>
    <w:multiLevelType w:val="hybridMultilevel"/>
    <w:tmpl w:val="B114E1DE"/>
    <w:lvl w:ilvl="0" w:tplc="446EC65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0D329D3"/>
    <w:multiLevelType w:val="hybridMultilevel"/>
    <w:tmpl w:val="FFFFFFFF"/>
    <w:lvl w:ilvl="0" w:tplc="852A22AA">
      <w:start w:val="1"/>
      <w:numFmt w:val="decimal"/>
      <w:lvlText w:val="%1."/>
      <w:lvlJc w:val="left"/>
      <w:pPr>
        <w:ind w:left="720" w:hanging="360"/>
      </w:pPr>
    </w:lvl>
    <w:lvl w:ilvl="1" w:tplc="5A9A38B2">
      <w:start w:val="1"/>
      <w:numFmt w:val="lowerLetter"/>
      <w:lvlText w:val="%2."/>
      <w:lvlJc w:val="left"/>
      <w:pPr>
        <w:ind w:left="1440" w:hanging="360"/>
      </w:pPr>
    </w:lvl>
    <w:lvl w:ilvl="2" w:tplc="97BC8020">
      <w:start w:val="1"/>
      <w:numFmt w:val="lowerRoman"/>
      <w:lvlText w:val="%3."/>
      <w:lvlJc w:val="right"/>
      <w:pPr>
        <w:ind w:left="2160" w:hanging="180"/>
      </w:pPr>
    </w:lvl>
    <w:lvl w:ilvl="3" w:tplc="B304123E">
      <w:start w:val="1"/>
      <w:numFmt w:val="decimal"/>
      <w:lvlText w:val="%4."/>
      <w:lvlJc w:val="left"/>
      <w:pPr>
        <w:ind w:left="2880" w:hanging="360"/>
      </w:pPr>
    </w:lvl>
    <w:lvl w:ilvl="4" w:tplc="37F06100">
      <w:start w:val="1"/>
      <w:numFmt w:val="lowerLetter"/>
      <w:lvlText w:val="%5."/>
      <w:lvlJc w:val="left"/>
      <w:pPr>
        <w:ind w:left="3600" w:hanging="360"/>
      </w:pPr>
    </w:lvl>
    <w:lvl w:ilvl="5" w:tplc="BB26495E">
      <w:start w:val="1"/>
      <w:numFmt w:val="lowerRoman"/>
      <w:lvlText w:val="%6."/>
      <w:lvlJc w:val="right"/>
      <w:pPr>
        <w:ind w:left="4320" w:hanging="180"/>
      </w:pPr>
    </w:lvl>
    <w:lvl w:ilvl="6" w:tplc="2096788A">
      <w:start w:val="1"/>
      <w:numFmt w:val="decimal"/>
      <w:lvlText w:val="%7."/>
      <w:lvlJc w:val="left"/>
      <w:pPr>
        <w:ind w:left="5040" w:hanging="360"/>
      </w:pPr>
    </w:lvl>
    <w:lvl w:ilvl="7" w:tplc="D122BD04">
      <w:start w:val="1"/>
      <w:numFmt w:val="lowerLetter"/>
      <w:lvlText w:val="%8."/>
      <w:lvlJc w:val="left"/>
      <w:pPr>
        <w:ind w:left="5760" w:hanging="360"/>
      </w:pPr>
    </w:lvl>
    <w:lvl w:ilvl="8" w:tplc="C0109CF4">
      <w:start w:val="1"/>
      <w:numFmt w:val="lowerRoman"/>
      <w:lvlText w:val="%9."/>
      <w:lvlJc w:val="right"/>
      <w:pPr>
        <w:ind w:left="6480" w:hanging="180"/>
      </w:pPr>
    </w:lvl>
  </w:abstractNum>
  <w:abstractNum w:abstractNumId="25" w15:restartNumberingAfterBreak="0">
    <w:nsid w:val="41051C55"/>
    <w:multiLevelType w:val="multilevel"/>
    <w:tmpl w:val="443ADB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D433DD"/>
    <w:multiLevelType w:val="hybridMultilevel"/>
    <w:tmpl w:val="49DC13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45AE78F3"/>
    <w:multiLevelType w:val="multilevel"/>
    <w:tmpl w:val="901277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5D91D67"/>
    <w:multiLevelType w:val="hybridMultilevel"/>
    <w:tmpl w:val="FFFFFFFF"/>
    <w:lvl w:ilvl="0" w:tplc="446EC65E">
      <w:start w:val="1"/>
      <w:numFmt w:val="decimal"/>
      <w:lvlText w:val="%1."/>
      <w:lvlJc w:val="left"/>
      <w:pPr>
        <w:ind w:left="720" w:hanging="360"/>
      </w:pPr>
    </w:lvl>
    <w:lvl w:ilvl="1" w:tplc="7A8A9216">
      <w:start w:val="1"/>
      <w:numFmt w:val="lowerLetter"/>
      <w:lvlText w:val="%2."/>
      <w:lvlJc w:val="left"/>
      <w:pPr>
        <w:ind w:left="1440" w:hanging="360"/>
      </w:pPr>
    </w:lvl>
    <w:lvl w:ilvl="2" w:tplc="CBD8DBDE">
      <w:start w:val="1"/>
      <w:numFmt w:val="lowerRoman"/>
      <w:lvlText w:val="%3."/>
      <w:lvlJc w:val="right"/>
      <w:pPr>
        <w:ind w:left="2160" w:hanging="180"/>
      </w:pPr>
    </w:lvl>
    <w:lvl w:ilvl="3" w:tplc="8A3EE65C">
      <w:start w:val="1"/>
      <w:numFmt w:val="decimal"/>
      <w:lvlText w:val="%4."/>
      <w:lvlJc w:val="left"/>
      <w:pPr>
        <w:ind w:left="2880" w:hanging="360"/>
      </w:pPr>
    </w:lvl>
    <w:lvl w:ilvl="4" w:tplc="0BAC404C">
      <w:start w:val="1"/>
      <w:numFmt w:val="lowerLetter"/>
      <w:lvlText w:val="%5."/>
      <w:lvlJc w:val="left"/>
      <w:pPr>
        <w:ind w:left="3600" w:hanging="360"/>
      </w:pPr>
    </w:lvl>
    <w:lvl w:ilvl="5" w:tplc="03A070BC">
      <w:start w:val="1"/>
      <w:numFmt w:val="lowerRoman"/>
      <w:lvlText w:val="%6."/>
      <w:lvlJc w:val="right"/>
      <w:pPr>
        <w:ind w:left="4320" w:hanging="180"/>
      </w:pPr>
    </w:lvl>
    <w:lvl w:ilvl="6" w:tplc="792283CA">
      <w:start w:val="1"/>
      <w:numFmt w:val="decimal"/>
      <w:lvlText w:val="%7."/>
      <w:lvlJc w:val="left"/>
      <w:pPr>
        <w:ind w:left="5040" w:hanging="360"/>
      </w:pPr>
    </w:lvl>
    <w:lvl w:ilvl="7" w:tplc="4F3E70F6">
      <w:start w:val="1"/>
      <w:numFmt w:val="lowerLetter"/>
      <w:lvlText w:val="%8."/>
      <w:lvlJc w:val="left"/>
      <w:pPr>
        <w:ind w:left="5760" w:hanging="360"/>
      </w:pPr>
    </w:lvl>
    <w:lvl w:ilvl="8" w:tplc="3036D114">
      <w:start w:val="1"/>
      <w:numFmt w:val="lowerRoman"/>
      <w:lvlText w:val="%9."/>
      <w:lvlJc w:val="right"/>
      <w:pPr>
        <w:ind w:left="6480" w:hanging="180"/>
      </w:pPr>
    </w:lvl>
  </w:abstractNum>
  <w:abstractNum w:abstractNumId="29" w15:restartNumberingAfterBreak="0">
    <w:nsid w:val="48680731"/>
    <w:multiLevelType w:val="hybridMultilevel"/>
    <w:tmpl w:val="8404F5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90D441D"/>
    <w:multiLevelType w:val="hybridMultilevel"/>
    <w:tmpl w:val="303857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49C01ACB"/>
    <w:multiLevelType w:val="multilevel"/>
    <w:tmpl w:val="15140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A1C4C6F"/>
    <w:multiLevelType w:val="hybridMultilevel"/>
    <w:tmpl w:val="1AA0CD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A6B2343"/>
    <w:multiLevelType w:val="multilevel"/>
    <w:tmpl w:val="11E013C2"/>
    <w:lvl w:ilvl="0">
      <w:start w:val="5"/>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4" w15:restartNumberingAfterBreak="0">
    <w:nsid w:val="4EDD2CE2"/>
    <w:multiLevelType w:val="multilevel"/>
    <w:tmpl w:val="42DC70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4FE5409D"/>
    <w:multiLevelType w:val="multilevel"/>
    <w:tmpl w:val="067CFE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01D3967"/>
    <w:multiLevelType w:val="hybridMultilevel"/>
    <w:tmpl w:val="E9DC3FF6"/>
    <w:lvl w:ilvl="0" w:tplc="48320250">
      <w:start w:val="1"/>
      <w:numFmt w:val="bullet"/>
      <w:lvlText w:val="•"/>
      <w:lvlJc w:val="left"/>
      <w:pPr>
        <w:tabs>
          <w:tab w:val="num" w:pos="720"/>
        </w:tabs>
        <w:ind w:left="720" w:hanging="360"/>
      </w:pPr>
      <w:rPr>
        <w:rFonts w:ascii="Arial" w:hAnsi="Arial" w:hint="default"/>
      </w:rPr>
    </w:lvl>
    <w:lvl w:ilvl="1" w:tplc="1CB84718">
      <w:numFmt w:val="bullet"/>
      <w:lvlText w:val="•"/>
      <w:lvlJc w:val="left"/>
      <w:pPr>
        <w:tabs>
          <w:tab w:val="num" w:pos="1440"/>
        </w:tabs>
        <w:ind w:left="1440" w:hanging="360"/>
      </w:pPr>
      <w:rPr>
        <w:rFonts w:ascii="Arial" w:hAnsi="Arial" w:hint="default"/>
      </w:rPr>
    </w:lvl>
    <w:lvl w:ilvl="2" w:tplc="DD6E54E6" w:tentative="1">
      <w:start w:val="1"/>
      <w:numFmt w:val="bullet"/>
      <w:lvlText w:val="•"/>
      <w:lvlJc w:val="left"/>
      <w:pPr>
        <w:tabs>
          <w:tab w:val="num" w:pos="2160"/>
        </w:tabs>
        <w:ind w:left="2160" w:hanging="360"/>
      </w:pPr>
      <w:rPr>
        <w:rFonts w:ascii="Arial" w:hAnsi="Arial" w:hint="default"/>
      </w:rPr>
    </w:lvl>
    <w:lvl w:ilvl="3" w:tplc="892E3514" w:tentative="1">
      <w:start w:val="1"/>
      <w:numFmt w:val="bullet"/>
      <w:lvlText w:val="•"/>
      <w:lvlJc w:val="left"/>
      <w:pPr>
        <w:tabs>
          <w:tab w:val="num" w:pos="2880"/>
        </w:tabs>
        <w:ind w:left="2880" w:hanging="360"/>
      </w:pPr>
      <w:rPr>
        <w:rFonts w:ascii="Arial" w:hAnsi="Arial" w:hint="default"/>
      </w:rPr>
    </w:lvl>
    <w:lvl w:ilvl="4" w:tplc="92B0F37C" w:tentative="1">
      <w:start w:val="1"/>
      <w:numFmt w:val="bullet"/>
      <w:lvlText w:val="•"/>
      <w:lvlJc w:val="left"/>
      <w:pPr>
        <w:tabs>
          <w:tab w:val="num" w:pos="3600"/>
        </w:tabs>
        <w:ind w:left="3600" w:hanging="360"/>
      </w:pPr>
      <w:rPr>
        <w:rFonts w:ascii="Arial" w:hAnsi="Arial" w:hint="default"/>
      </w:rPr>
    </w:lvl>
    <w:lvl w:ilvl="5" w:tplc="989AB0A0" w:tentative="1">
      <w:start w:val="1"/>
      <w:numFmt w:val="bullet"/>
      <w:lvlText w:val="•"/>
      <w:lvlJc w:val="left"/>
      <w:pPr>
        <w:tabs>
          <w:tab w:val="num" w:pos="4320"/>
        </w:tabs>
        <w:ind w:left="4320" w:hanging="360"/>
      </w:pPr>
      <w:rPr>
        <w:rFonts w:ascii="Arial" w:hAnsi="Arial" w:hint="default"/>
      </w:rPr>
    </w:lvl>
    <w:lvl w:ilvl="6" w:tplc="A18E5FE8" w:tentative="1">
      <w:start w:val="1"/>
      <w:numFmt w:val="bullet"/>
      <w:lvlText w:val="•"/>
      <w:lvlJc w:val="left"/>
      <w:pPr>
        <w:tabs>
          <w:tab w:val="num" w:pos="5040"/>
        </w:tabs>
        <w:ind w:left="5040" w:hanging="360"/>
      </w:pPr>
      <w:rPr>
        <w:rFonts w:ascii="Arial" w:hAnsi="Arial" w:hint="default"/>
      </w:rPr>
    </w:lvl>
    <w:lvl w:ilvl="7" w:tplc="BD642298" w:tentative="1">
      <w:start w:val="1"/>
      <w:numFmt w:val="bullet"/>
      <w:lvlText w:val="•"/>
      <w:lvlJc w:val="left"/>
      <w:pPr>
        <w:tabs>
          <w:tab w:val="num" w:pos="5760"/>
        </w:tabs>
        <w:ind w:left="5760" w:hanging="360"/>
      </w:pPr>
      <w:rPr>
        <w:rFonts w:ascii="Arial" w:hAnsi="Arial" w:hint="default"/>
      </w:rPr>
    </w:lvl>
    <w:lvl w:ilvl="8" w:tplc="6EE6C95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31461F0"/>
    <w:multiLevelType w:val="multilevel"/>
    <w:tmpl w:val="16BC7C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5820030C"/>
    <w:multiLevelType w:val="hybridMultilevel"/>
    <w:tmpl w:val="331284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95140A5"/>
    <w:multiLevelType w:val="multilevel"/>
    <w:tmpl w:val="930CCE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5957DCC2"/>
    <w:multiLevelType w:val="hybridMultilevel"/>
    <w:tmpl w:val="FFFFFFFF"/>
    <w:lvl w:ilvl="0" w:tplc="4594D1B8">
      <w:start w:val="1"/>
      <w:numFmt w:val="decimal"/>
      <w:lvlText w:val="%1."/>
      <w:lvlJc w:val="left"/>
      <w:pPr>
        <w:ind w:left="720" w:hanging="360"/>
      </w:pPr>
    </w:lvl>
    <w:lvl w:ilvl="1" w:tplc="F69A046A">
      <w:start w:val="1"/>
      <w:numFmt w:val="lowerLetter"/>
      <w:lvlText w:val="%2."/>
      <w:lvlJc w:val="left"/>
      <w:pPr>
        <w:ind w:left="1440" w:hanging="360"/>
      </w:pPr>
    </w:lvl>
    <w:lvl w:ilvl="2" w:tplc="A55E7F7E">
      <w:start w:val="1"/>
      <w:numFmt w:val="lowerRoman"/>
      <w:lvlText w:val="%3."/>
      <w:lvlJc w:val="right"/>
      <w:pPr>
        <w:ind w:left="2160" w:hanging="180"/>
      </w:pPr>
    </w:lvl>
    <w:lvl w:ilvl="3" w:tplc="966E9414">
      <w:start w:val="1"/>
      <w:numFmt w:val="decimal"/>
      <w:lvlText w:val="%4."/>
      <w:lvlJc w:val="left"/>
      <w:pPr>
        <w:ind w:left="2880" w:hanging="360"/>
      </w:pPr>
    </w:lvl>
    <w:lvl w:ilvl="4" w:tplc="702E1760">
      <w:start w:val="1"/>
      <w:numFmt w:val="lowerLetter"/>
      <w:lvlText w:val="%5."/>
      <w:lvlJc w:val="left"/>
      <w:pPr>
        <w:ind w:left="3600" w:hanging="360"/>
      </w:pPr>
    </w:lvl>
    <w:lvl w:ilvl="5" w:tplc="338E2590">
      <w:start w:val="1"/>
      <w:numFmt w:val="lowerRoman"/>
      <w:lvlText w:val="%6."/>
      <w:lvlJc w:val="right"/>
      <w:pPr>
        <w:ind w:left="4320" w:hanging="180"/>
      </w:pPr>
    </w:lvl>
    <w:lvl w:ilvl="6" w:tplc="56241480">
      <w:start w:val="1"/>
      <w:numFmt w:val="decimal"/>
      <w:lvlText w:val="%7."/>
      <w:lvlJc w:val="left"/>
      <w:pPr>
        <w:ind w:left="5040" w:hanging="360"/>
      </w:pPr>
    </w:lvl>
    <w:lvl w:ilvl="7" w:tplc="F71A6594">
      <w:start w:val="1"/>
      <w:numFmt w:val="lowerLetter"/>
      <w:lvlText w:val="%8."/>
      <w:lvlJc w:val="left"/>
      <w:pPr>
        <w:ind w:left="5760" w:hanging="360"/>
      </w:pPr>
    </w:lvl>
    <w:lvl w:ilvl="8" w:tplc="4C0CF2CE">
      <w:start w:val="1"/>
      <w:numFmt w:val="lowerRoman"/>
      <w:lvlText w:val="%9."/>
      <w:lvlJc w:val="right"/>
      <w:pPr>
        <w:ind w:left="6480" w:hanging="180"/>
      </w:pPr>
    </w:lvl>
  </w:abstractNum>
  <w:abstractNum w:abstractNumId="41" w15:restartNumberingAfterBreak="0">
    <w:nsid w:val="5F2F529E"/>
    <w:multiLevelType w:val="multilevel"/>
    <w:tmpl w:val="7AC206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614269BA"/>
    <w:multiLevelType w:val="multilevel"/>
    <w:tmpl w:val="A600E4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6A311B8E"/>
    <w:multiLevelType w:val="multilevel"/>
    <w:tmpl w:val="33022F14"/>
    <w:lvl w:ilvl="0">
      <w:start w:val="5"/>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6D3B46AE"/>
    <w:multiLevelType w:val="hybridMultilevel"/>
    <w:tmpl w:val="78E6A0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709A2424"/>
    <w:multiLevelType w:val="hybridMultilevel"/>
    <w:tmpl w:val="485E8B16"/>
    <w:lvl w:ilvl="0" w:tplc="4E72FAC4">
      <w:start w:val="1"/>
      <w:numFmt w:val="bullet"/>
      <w:lvlText w:val="•"/>
      <w:lvlJc w:val="left"/>
      <w:pPr>
        <w:tabs>
          <w:tab w:val="num" w:pos="720"/>
        </w:tabs>
        <w:ind w:left="720" w:hanging="360"/>
      </w:pPr>
      <w:rPr>
        <w:rFonts w:ascii="Arial" w:hAnsi="Arial" w:hint="default"/>
      </w:rPr>
    </w:lvl>
    <w:lvl w:ilvl="1" w:tplc="B5F87D14">
      <w:numFmt w:val="bullet"/>
      <w:lvlText w:val="•"/>
      <w:lvlJc w:val="left"/>
      <w:pPr>
        <w:tabs>
          <w:tab w:val="num" w:pos="1440"/>
        </w:tabs>
        <w:ind w:left="1440" w:hanging="360"/>
      </w:pPr>
      <w:rPr>
        <w:rFonts w:ascii="Arial" w:hAnsi="Arial" w:hint="default"/>
      </w:rPr>
    </w:lvl>
    <w:lvl w:ilvl="2" w:tplc="D7D82D4C">
      <w:numFmt w:val="bullet"/>
      <w:lvlText w:val="•"/>
      <w:lvlJc w:val="left"/>
      <w:pPr>
        <w:tabs>
          <w:tab w:val="num" w:pos="1210"/>
        </w:tabs>
        <w:ind w:left="1210" w:hanging="360"/>
      </w:pPr>
      <w:rPr>
        <w:rFonts w:ascii="Arial" w:hAnsi="Arial" w:hint="default"/>
      </w:rPr>
    </w:lvl>
    <w:lvl w:ilvl="3" w:tplc="4058ECF4">
      <w:numFmt w:val="bullet"/>
      <w:lvlText w:val="•"/>
      <w:lvlJc w:val="left"/>
      <w:pPr>
        <w:tabs>
          <w:tab w:val="num" w:pos="2880"/>
        </w:tabs>
        <w:ind w:left="2880" w:hanging="360"/>
      </w:pPr>
      <w:rPr>
        <w:rFonts w:ascii="Arial" w:hAnsi="Arial" w:hint="default"/>
      </w:rPr>
    </w:lvl>
    <w:lvl w:ilvl="4" w:tplc="0D0CC894" w:tentative="1">
      <w:start w:val="1"/>
      <w:numFmt w:val="bullet"/>
      <w:lvlText w:val="•"/>
      <w:lvlJc w:val="left"/>
      <w:pPr>
        <w:tabs>
          <w:tab w:val="num" w:pos="3600"/>
        </w:tabs>
        <w:ind w:left="3600" w:hanging="360"/>
      </w:pPr>
      <w:rPr>
        <w:rFonts w:ascii="Arial" w:hAnsi="Arial" w:hint="default"/>
      </w:rPr>
    </w:lvl>
    <w:lvl w:ilvl="5" w:tplc="93E0703A" w:tentative="1">
      <w:start w:val="1"/>
      <w:numFmt w:val="bullet"/>
      <w:lvlText w:val="•"/>
      <w:lvlJc w:val="left"/>
      <w:pPr>
        <w:tabs>
          <w:tab w:val="num" w:pos="4320"/>
        </w:tabs>
        <w:ind w:left="4320" w:hanging="360"/>
      </w:pPr>
      <w:rPr>
        <w:rFonts w:ascii="Arial" w:hAnsi="Arial" w:hint="default"/>
      </w:rPr>
    </w:lvl>
    <w:lvl w:ilvl="6" w:tplc="EFDECBA2" w:tentative="1">
      <w:start w:val="1"/>
      <w:numFmt w:val="bullet"/>
      <w:lvlText w:val="•"/>
      <w:lvlJc w:val="left"/>
      <w:pPr>
        <w:tabs>
          <w:tab w:val="num" w:pos="5040"/>
        </w:tabs>
        <w:ind w:left="5040" w:hanging="360"/>
      </w:pPr>
      <w:rPr>
        <w:rFonts w:ascii="Arial" w:hAnsi="Arial" w:hint="default"/>
      </w:rPr>
    </w:lvl>
    <w:lvl w:ilvl="7" w:tplc="9690B0EA" w:tentative="1">
      <w:start w:val="1"/>
      <w:numFmt w:val="bullet"/>
      <w:lvlText w:val="•"/>
      <w:lvlJc w:val="left"/>
      <w:pPr>
        <w:tabs>
          <w:tab w:val="num" w:pos="5760"/>
        </w:tabs>
        <w:ind w:left="5760" w:hanging="360"/>
      </w:pPr>
      <w:rPr>
        <w:rFonts w:ascii="Arial" w:hAnsi="Arial" w:hint="default"/>
      </w:rPr>
    </w:lvl>
    <w:lvl w:ilvl="8" w:tplc="A3EAD48C"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2464701"/>
    <w:multiLevelType w:val="multilevel"/>
    <w:tmpl w:val="71286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B692F54"/>
    <w:multiLevelType w:val="hybridMultilevel"/>
    <w:tmpl w:val="F022E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F5F295E"/>
    <w:multiLevelType w:val="hybridMultilevel"/>
    <w:tmpl w:val="8618AA66"/>
    <w:lvl w:ilvl="0" w:tplc="AF421124">
      <w:start w:val="1"/>
      <w:numFmt w:val="bullet"/>
      <w:lvlText w:val="•"/>
      <w:lvlJc w:val="left"/>
      <w:pPr>
        <w:tabs>
          <w:tab w:val="num" w:pos="720"/>
        </w:tabs>
        <w:ind w:left="720" w:hanging="360"/>
      </w:pPr>
      <w:rPr>
        <w:rFonts w:ascii="Arial" w:hAnsi="Arial" w:hint="default"/>
      </w:rPr>
    </w:lvl>
    <w:lvl w:ilvl="1" w:tplc="FACCFE06" w:tentative="1">
      <w:start w:val="1"/>
      <w:numFmt w:val="bullet"/>
      <w:lvlText w:val="•"/>
      <w:lvlJc w:val="left"/>
      <w:pPr>
        <w:tabs>
          <w:tab w:val="num" w:pos="1440"/>
        </w:tabs>
        <w:ind w:left="1440" w:hanging="360"/>
      </w:pPr>
      <w:rPr>
        <w:rFonts w:ascii="Arial" w:hAnsi="Arial" w:hint="default"/>
      </w:rPr>
    </w:lvl>
    <w:lvl w:ilvl="2" w:tplc="BA061D66" w:tentative="1">
      <w:start w:val="1"/>
      <w:numFmt w:val="bullet"/>
      <w:lvlText w:val="•"/>
      <w:lvlJc w:val="left"/>
      <w:pPr>
        <w:tabs>
          <w:tab w:val="num" w:pos="2160"/>
        </w:tabs>
        <w:ind w:left="2160" w:hanging="360"/>
      </w:pPr>
      <w:rPr>
        <w:rFonts w:ascii="Arial" w:hAnsi="Arial" w:hint="default"/>
      </w:rPr>
    </w:lvl>
    <w:lvl w:ilvl="3" w:tplc="2B745CA2" w:tentative="1">
      <w:start w:val="1"/>
      <w:numFmt w:val="bullet"/>
      <w:lvlText w:val="•"/>
      <w:lvlJc w:val="left"/>
      <w:pPr>
        <w:tabs>
          <w:tab w:val="num" w:pos="2880"/>
        </w:tabs>
        <w:ind w:left="2880" w:hanging="360"/>
      </w:pPr>
      <w:rPr>
        <w:rFonts w:ascii="Arial" w:hAnsi="Arial" w:hint="default"/>
      </w:rPr>
    </w:lvl>
    <w:lvl w:ilvl="4" w:tplc="2A2665F2" w:tentative="1">
      <w:start w:val="1"/>
      <w:numFmt w:val="bullet"/>
      <w:lvlText w:val="•"/>
      <w:lvlJc w:val="left"/>
      <w:pPr>
        <w:tabs>
          <w:tab w:val="num" w:pos="3600"/>
        </w:tabs>
        <w:ind w:left="3600" w:hanging="360"/>
      </w:pPr>
      <w:rPr>
        <w:rFonts w:ascii="Arial" w:hAnsi="Arial" w:hint="default"/>
      </w:rPr>
    </w:lvl>
    <w:lvl w:ilvl="5" w:tplc="61324730" w:tentative="1">
      <w:start w:val="1"/>
      <w:numFmt w:val="bullet"/>
      <w:lvlText w:val="•"/>
      <w:lvlJc w:val="left"/>
      <w:pPr>
        <w:tabs>
          <w:tab w:val="num" w:pos="4320"/>
        </w:tabs>
        <w:ind w:left="4320" w:hanging="360"/>
      </w:pPr>
      <w:rPr>
        <w:rFonts w:ascii="Arial" w:hAnsi="Arial" w:hint="default"/>
      </w:rPr>
    </w:lvl>
    <w:lvl w:ilvl="6" w:tplc="5B008E72" w:tentative="1">
      <w:start w:val="1"/>
      <w:numFmt w:val="bullet"/>
      <w:lvlText w:val="•"/>
      <w:lvlJc w:val="left"/>
      <w:pPr>
        <w:tabs>
          <w:tab w:val="num" w:pos="5040"/>
        </w:tabs>
        <w:ind w:left="5040" w:hanging="360"/>
      </w:pPr>
      <w:rPr>
        <w:rFonts w:ascii="Arial" w:hAnsi="Arial" w:hint="default"/>
      </w:rPr>
    </w:lvl>
    <w:lvl w:ilvl="7" w:tplc="4D8A2CEC" w:tentative="1">
      <w:start w:val="1"/>
      <w:numFmt w:val="bullet"/>
      <w:lvlText w:val="•"/>
      <w:lvlJc w:val="left"/>
      <w:pPr>
        <w:tabs>
          <w:tab w:val="num" w:pos="5760"/>
        </w:tabs>
        <w:ind w:left="5760" w:hanging="360"/>
      </w:pPr>
      <w:rPr>
        <w:rFonts w:ascii="Arial" w:hAnsi="Arial" w:hint="default"/>
      </w:rPr>
    </w:lvl>
    <w:lvl w:ilvl="8" w:tplc="BE78B728" w:tentative="1">
      <w:start w:val="1"/>
      <w:numFmt w:val="bullet"/>
      <w:lvlText w:val="•"/>
      <w:lvlJc w:val="left"/>
      <w:pPr>
        <w:tabs>
          <w:tab w:val="num" w:pos="6480"/>
        </w:tabs>
        <w:ind w:left="6480" w:hanging="360"/>
      </w:pPr>
      <w:rPr>
        <w:rFonts w:ascii="Arial" w:hAnsi="Arial" w:hint="default"/>
      </w:rPr>
    </w:lvl>
  </w:abstractNum>
  <w:num w:numId="1" w16cid:durableId="1859662521">
    <w:abstractNumId w:val="22"/>
  </w:num>
  <w:num w:numId="2" w16cid:durableId="39523129">
    <w:abstractNumId w:val="40"/>
  </w:num>
  <w:num w:numId="3" w16cid:durableId="723257691">
    <w:abstractNumId w:val="24"/>
  </w:num>
  <w:num w:numId="4" w16cid:durableId="1719085565">
    <w:abstractNumId w:val="28"/>
  </w:num>
  <w:num w:numId="5" w16cid:durableId="302125676">
    <w:abstractNumId w:val="8"/>
  </w:num>
  <w:num w:numId="6" w16cid:durableId="2132433563">
    <w:abstractNumId w:val="34"/>
  </w:num>
  <w:num w:numId="7" w16cid:durableId="937525164">
    <w:abstractNumId w:val="37"/>
  </w:num>
  <w:num w:numId="8" w16cid:durableId="1832989593">
    <w:abstractNumId w:val="25"/>
  </w:num>
  <w:num w:numId="9" w16cid:durableId="620456302">
    <w:abstractNumId w:val="10"/>
  </w:num>
  <w:num w:numId="10" w16cid:durableId="1928995659">
    <w:abstractNumId w:val="16"/>
  </w:num>
  <w:num w:numId="11" w16cid:durableId="1021781765">
    <w:abstractNumId w:val="42"/>
  </w:num>
  <w:num w:numId="12" w16cid:durableId="847329251">
    <w:abstractNumId w:val="39"/>
  </w:num>
  <w:num w:numId="13" w16cid:durableId="967735638">
    <w:abstractNumId w:val="46"/>
  </w:num>
  <w:num w:numId="14" w16cid:durableId="396173964">
    <w:abstractNumId w:val="35"/>
  </w:num>
  <w:num w:numId="15" w16cid:durableId="607590041">
    <w:abstractNumId w:val="1"/>
  </w:num>
  <w:num w:numId="16" w16cid:durableId="1341933532">
    <w:abstractNumId w:val="20"/>
  </w:num>
  <w:num w:numId="17" w16cid:durableId="1463888321">
    <w:abstractNumId w:val="11"/>
  </w:num>
  <w:num w:numId="18" w16cid:durableId="496271132">
    <w:abstractNumId w:val="13"/>
  </w:num>
  <w:num w:numId="19" w16cid:durableId="1977444404">
    <w:abstractNumId w:val="41"/>
  </w:num>
  <w:num w:numId="20" w16cid:durableId="1943802769">
    <w:abstractNumId w:val="31"/>
  </w:num>
  <w:num w:numId="21" w16cid:durableId="751967539">
    <w:abstractNumId w:val="2"/>
  </w:num>
  <w:num w:numId="22" w16cid:durableId="144519072">
    <w:abstractNumId w:val="27"/>
  </w:num>
  <w:num w:numId="23" w16cid:durableId="688946588">
    <w:abstractNumId w:val="44"/>
  </w:num>
  <w:num w:numId="24" w16cid:durableId="1960450286">
    <w:abstractNumId w:val="0"/>
  </w:num>
  <w:num w:numId="25" w16cid:durableId="1931160287">
    <w:abstractNumId w:val="45"/>
  </w:num>
  <w:num w:numId="26" w16cid:durableId="353462181">
    <w:abstractNumId w:val="6"/>
  </w:num>
  <w:num w:numId="27" w16cid:durableId="1449154776">
    <w:abstractNumId w:val="36"/>
  </w:num>
  <w:num w:numId="28" w16cid:durableId="1191141571">
    <w:abstractNumId w:val="43"/>
  </w:num>
  <w:num w:numId="29" w16cid:durableId="1764105684">
    <w:abstractNumId w:val="48"/>
  </w:num>
  <w:num w:numId="30" w16cid:durableId="1527064083">
    <w:abstractNumId w:val="17"/>
  </w:num>
  <w:num w:numId="31" w16cid:durableId="675575449">
    <w:abstractNumId w:val="3"/>
  </w:num>
  <w:num w:numId="32" w16cid:durableId="474490971">
    <w:abstractNumId w:val="18"/>
  </w:num>
  <w:num w:numId="33" w16cid:durableId="1562983028">
    <w:abstractNumId w:val="15"/>
  </w:num>
  <w:num w:numId="34" w16cid:durableId="277302462">
    <w:abstractNumId w:val="30"/>
  </w:num>
  <w:num w:numId="35" w16cid:durableId="1657950171">
    <w:abstractNumId w:val="26"/>
  </w:num>
  <w:num w:numId="36" w16cid:durableId="1413963549">
    <w:abstractNumId w:val="19"/>
  </w:num>
  <w:num w:numId="37" w16cid:durableId="793989486">
    <w:abstractNumId w:val="23"/>
  </w:num>
  <w:num w:numId="38" w16cid:durableId="2125035429">
    <w:abstractNumId w:val="9"/>
  </w:num>
  <w:num w:numId="39" w16cid:durableId="1755777985">
    <w:abstractNumId w:val="32"/>
  </w:num>
  <w:num w:numId="40" w16cid:durableId="1128160890">
    <w:abstractNumId w:val="29"/>
  </w:num>
  <w:num w:numId="41" w16cid:durableId="1064186215">
    <w:abstractNumId w:val="33"/>
  </w:num>
  <w:num w:numId="42" w16cid:durableId="1127092117">
    <w:abstractNumId w:val="14"/>
  </w:num>
  <w:num w:numId="43" w16cid:durableId="1977055460">
    <w:abstractNumId w:val="12"/>
  </w:num>
  <w:num w:numId="44" w16cid:durableId="38626753">
    <w:abstractNumId w:val="47"/>
  </w:num>
  <w:num w:numId="45" w16cid:durableId="1942568457">
    <w:abstractNumId w:val="7"/>
  </w:num>
  <w:num w:numId="46" w16cid:durableId="719674402">
    <w:abstractNumId w:val="21"/>
  </w:num>
  <w:num w:numId="47" w16cid:durableId="778447744">
    <w:abstractNumId w:val="4"/>
  </w:num>
  <w:num w:numId="48" w16cid:durableId="2023896230">
    <w:abstractNumId w:val="5"/>
  </w:num>
  <w:num w:numId="49" w16cid:durableId="2043479702">
    <w:abstractNumId w:val="3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shaylia Moodliar">
    <w15:presenceInfo w15:providerId="AD" w15:userId="S::Heshaylia.Moodliar@ahri.org::a3530e2c-7369-4578-8c22-2efff28f08c5"/>
  </w15:person>
  <w15:person w15:author="Collins Iwuji">
    <w15:presenceInfo w15:providerId="AD" w15:userId="S::C.Iwuji@bsms.ac.uk::4ccd1037-65bb-470d-bf29-380f6db12159"/>
  </w15:person>
  <w15:person w15:author="Kobus Herbst">
    <w15:presenceInfo w15:providerId="AD" w15:userId="S::Kobus.Herbst@ahri.org::7710405f-ee95-4bc2-8f3a-e6f062ce7cf3"/>
  </w15:person>
  <w15:person w15:author="Nondumiso Mthiyane">
    <w15:presenceInfo w15:providerId="AD" w15:userId="S::Nondumiso.Mthiyane@ahri.org::20f3d94d-0229-47bc-918b-e61f526cfffb"/>
  </w15:person>
  <w15:person w15:author="Kathy Baisley">
    <w15:presenceInfo w15:providerId="AD" w15:userId="S::eidekbai@lshtm.ac.uk::e8fc1cc9-8492-4940-a370-7f2786c875ad"/>
  </w15:person>
  <w15:person w15:author="Hunt, XD, Dr [xanthe@sun.ac.za]">
    <w15:presenceInfo w15:providerId="AD" w15:userId="S::xanthe@sun.ac.za::779f31d9-6201-43da-821e-f5f5e60397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LIwMjOxNLU0N7A0MDZV0lEKTi0uzszPAykwqgUAtkDzUiwAAAA="/>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050A75"/>
    <w:rsid w:val="0000268D"/>
    <w:rsid w:val="000134DB"/>
    <w:rsid w:val="0001368E"/>
    <w:rsid w:val="00013BB9"/>
    <w:rsid w:val="0002646E"/>
    <w:rsid w:val="0003028E"/>
    <w:rsid w:val="000314CE"/>
    <w:rsid w:val="00040297"/>
    <w:rsid w:val="00050A75"/>
    <w:rsid w:val="0005181B"/>
    <w:rsid w:val="00053374"/>
    <w:rsid w:val="00055213"/>
    <w:rsid w:val="000553BA"/>
    <w:rsid w:val="00062C52"/>
    <w:rsid w:val="00062D6A"/>
    <w:rsid w:val="00063686"/>
    <w:rsid w:val="00072F78"/>
    <w:rsid w:val="00073768"/>
    <w:rsid w:val="000737F0"/>
    <w:rsid w:val="00075E9B"/>
    <w:rsid w:val="000841EF"/>
    <w:rsid w:val="00084787"/>
    <w:rsid w:val="00090CC4"/>
    <w:rsid w:val="00093AE8"/>
    <w:rsid w:val="00096D30"/>
    <w:rsid w:val="00097025"/>
    <w:rsid w:val="000A1302"/>
    <w:rsid w:val="000B2650"/>
    <w:rsid w:val="000B5EB8"/>
    <w:rsid w:val="000D00F0"/>
    <w:rsid w:val="000D2B11"/>
    <w:rsid w:val="000D4378"/>
    <w:rsid w:val="000D65B9"/>
    <w:rsid w:val="000E1D31"/>
    <w:rsid w:val="000F2517"/>
    <w:rsid w:val="000F3BFC"/>
    <w:rsid w:val="000F4633"/>
    <w:rsid w:val="000F6074"/>
    <w:rsid w:val="000F7128"/>
    <w:rsid w:val="00110593"/>
    <w:rsid w:val="00112F46"/>
    <w:rsid w:val="00114DA7"/>
    <w:rsid w:val="0011711B"/>
    <w:rsid w:val="0012195F"/>
    <w:rsid w:val="001369E4"/>
    <w:rsid w:val="00141A35"/>
    <w:rsid w:val="0015319A"/>
    <w:rsid w:val="00161008"/>
    <w:rsid w:val="001611E6"/>
    <w:rsid w:val="0016174A"/>
    <w:rsid w:val="0016272B"/>
    <w:rsid w:val="001657DA"/>
    <w:rsid w:val="00166CCC"/>
    <w:rsid w:val="0017113D"/>
    <w:rsid w:val="001712B2"/>
    <w:rsid w:val="0017462D"/>
    <w:rsid w:val="0017481F"/>
    <w:rsid w:val="00174E86"/>
    <w:rsid w:val="0017591C"/>
    <w:rsid w:val="00180E51"/>
    <w:rsid w:val="00181377"/>
    <w:rsid w:val="00192B0A"/>
    <w:rsid w:val="00195D51"/>
    <w:rsid w:val="0019643C"/>
    <w:rsid w:val="00196E36"/>
    <w:rsid w:val="00197495"/>
    <w:rsid w:val="001A030B"/>
    <w:rsid w:val="001A39A1"/>
    <w:rsid w:val="001A7E03"/>
    <w:rsid w:val="001B7A78"/>
    <w:rsid w:val="001BA711"/>
    <w:rsid w:val="001C130B"/>
    <w:rsid w:val="001C4F8F"/>
    <w:rsid w:val="001C5282"/>
    <w:rsid w:val="001C595A"/>
    <w:rsid w:val="001C7196"/>
    <w:rsid w:val="001D014D"/>
    <w:rsid w:val="001D06C9"/>
    <w:rsid w:val="001D1FC2"/>
    <w:rsid w:val="001D21D5"/>
    <w:rsid w:val="001D6105"/>
    <w:rsid w:val="001D6372"/>
    <w:rsid w:val="001D7E3A"/>
    <w:rsid w:val="001E1E54"/>
    <w:rsid w:val="001E3194"/>
    <w:rsid w:val="001E3E9E"/>
    <w:rsid w:val="001E6F7D"/>
    <w:rsid w:val="001F13A8"/>
    <w:rsid w:val="001F5850"/>
    <w:rsid w:val="001F6FA8"/>
    <w:rsid w:val="002121B2"/>
    <w:rsid w:val="00217CC1"/>
    <w:rsid w:val="00224390"/>
    <w:rsid w:val="0022456B"/>
    <w:rsid w:val="00225D77"/>
    <w:rsid w:val="00226D57"/>
    <w:rsid w:val="0022730E"/>
    <w:rsid w:val="00232FA6"/>
    <w:rsid w:val="00233CF4"/>
    <w:rsid w:val="00234CF7"/>
    <w:rsid w:val="002426DF"/>
    <w:rsid w:val="0024413B"/>
    <w:rsid w:val="00245E54"/>
    <w:rsid w:val="002514E8"/>
    <w:rsid w:val="00251B53"/>
    <w:rsid w:val="00257A1B"/>
    <w:rsid w:val="00260DEA"/>
    <w:rsid w:val="00264F86"/>
    <w:rsid w:val="002651AE"/>
    <w:rsid w:val="002660A3"/>
    <w:rsid w:val="002715B8"/>
    <w:rsid w:val="00271E37"/>
    <w:rsid w:val="00277772"/>
    <w:rsid w:val="002832B2"/>
    <w:rsid w:val="00284430"/>
    <w:rsid w:val="00285FA5"/>
    <w:rsid w:val="002877DD"/>
    <w:rsid w:val="0029007F"/>
    <w:rsid w:val="002936AC"/>
    <w:rsid w:val="0029477D"/>
    <w:rsid w:val="0029628D"/>
    <w:rsid w:val="00296D8F"/>
    <w:rsid w:val="00297833"/>
    <w:rsid w:val="002A100F"/>
    <w:rsid w:val="002A2011"/>
    <w:rsid w:val="002A333C"/>
    <w:rsid w:val="002A5258"/>
    <w:rsid w:val="002B1386"/>
    <w:rsid w:val="002B2257"/>
    <w:rsid w:val="002B2B61"/>
    <w:rsid w:val="002B3BE9"/>
    <w:rsid w:val="002B5371"/>
    <w:rsid w:val="002B5836"/>
    <w:rsid w:val="002B6559"/>
    <w:rsid w:val="002C66FB"/>
    <w:rsid w:val="002C7F21"/>
    <w:rsid w:val="002D13B4"/>
    <w:rsid w:val="002D18CE"/>
    <w:rsid w:val="002D3620"/>
    <w:rsid w:val="002D6430"/>
    <w:rsid w:val="002D72D4"/>
    <w:rsid w:val="002D774D"/>
    <w:rsid w:val="002E07F0"/>
    <w:rsid w:val="002E7288"/>
    <w:rsid w:val="002F20CE"/>
    <w:rsid w:val="002F3BD4"/>
    <w:rsid w:val="002F4798"/>
    <w:rsid w:val="003100A2"/>
    <w:rsid w:val="00312B17"/>
    <w:rsid w:val="003131CA"/>
    <w:rsid w:val="00313A14"/>
    <w:rsid w:val="003147EB"/>
    <w:rsid w:val="00317355"/>
    <w:rsid w:val="00321218"/>
    <w:rsid w:val="00323F5D"/>
    <w:rsid w:val="00325B7E"/>
    <w:rsid w:val="00333602"/>
    <w:rsid w:val="00334F93"/>
    <w:rsid w:val="0033538C"/>
    <w:rsid w:val="0034026C"/>
    <w:rsid w:val="003417A2"/>
    <w:rsid w:val="0034535E"/>
    <w:rsid w:val="00345C84"/>
    <w:rsid w:val="00347ED1"/>
    <w:rsid w:val="0035121A"/>
    <w:rsid w:val="0035158D"/>
    <w:rsid w:val="00362B7E"/>
    <w:rsid w:val="0036525E"/>
    <w:rsid w:val="00366F0B"/>
    <w:rsid w:val="00370A5C"/>
    <w:rsid w:val="0037172E"/>
    <w:rsid w:val="0037265D"/>
    <w:rsid w:val="00373F87"/>
    <w:rsid w:val="00374537"/>
    <w:rsid w:val="00376FBF"/>
    <w:rsid w:val="0037760F"/>
    <w:rsid w:val="003851B5"/>
    <w:rsid w:val="0039186D"/>
    <w:rsid w:val="003A6C9D"/>
    <w:rsid w:val="003B61D1"/>
    <w:rsid w:val="003C25C2"/>
    <w:rsid w:val="003C34B5"/>
    <w:rsid w:val="003D2D40"/>
    <w:rsid w:val="003D2F37"/>
    <w:rsid w:val="003E39EE"/>
    <w:rsid w:val="003E3F23"/>
    <w:rsid w:val="003E5B6C"/>
    <w:rsid w:val="003E681F"/>
    <w:rsid w:val="003F2822"/>
    <w:rsid w:val="00403C64"/>
    <w:rsid w:val="00416560"/>
    <w:rsid w:val="004216DE"/>
    <w:rsid w:val="00424328"/>
    <w:rsid w:val="00432B65"/>
    <w:rsid w:val="00432D9B"/>
    <w:rsid w:val="00432FC8"/>
    <w:rsid w:val="00435C80"/>
    <w:rsid w:val="00436C87"/>
    <w:rsid w:val="004517E7"/>
    <w:rsid w:val="0045293E"/>
    <w:rsid w:val="004538E5"/>
    <w:rsid w:val="004560E7"/>
    <w:rsid w:val="004571D3"/>
    <w:rsid w:val="00457207"/>
    <w:rsid w:val="00466522"/>
    <w:rsid w:val="00470DCC"/>
    <w:rsid w:val="00475009"/>
    <w:rsid w:val="004774C2"/>
    <w:rsid w:val="00482197"/>
    <w:rsid w:val="004916D4"/>
    <w:rsid w:val="0049182F"/>
    <w:rsid w:val="0049351F"/>
    <w:rsid w:val="00495D22"/>
    <w:rsid w:val="004A29CF"/>
    <w:rsid w:val="004A2FC5"/>
    <w:rsid w:val="004A4284"/>
    <w:rsid w:val="004A6434"/>
    <w:rsid w:val="004B54CC"/>
    <w:rsid w:val="004D2929"/>
    <w:rsid w:val="004E33D2"/>
    <w:rsid w:val="004E3A9C"/>
    <w:rsid w:val="004E3D2B"/>
    <w:rsid w:val="004F0BE7"/>
    <w:rsid w:val="004F63C2"/>
    <w:rsid w:val="00500EFD"/>
    <w:rsid w:val="00502C67"/>
    <w:rsid w:val="00507AE1"/>
    <w:rsid w:val="00507B7F"/>
    <w:rsid w:val="00512BB5"/>
    <w:rsid w:val="00516969"/>
    <w:rsid w:val="00521C82"/>
    <w:rsid w:val="00531168"/>
    <w:rsid w:val="00532D5E"/>
    <w:rsid w:val="005344DF"/>
    <w:rsid w:val="00535A64"/>
    <w:rsid w:val="00540FBC"/>
    <w:rsid w:val="005457ED"/>
    <w:rsid w:val="00550366"/>
    <w:rsid w:val="00552CBF"/>
    <w:rsid w:val="00554183"/>
    <w:rsid w:val="0055745B"/>
    <w:rsid w:val="0056095C"/>
    <w:rsid w:val="005614D2"/>
    <w:rsid w:val="0056335D"/>
    <w:rsid w:val="00565A14"/>
    <w:rsid w:val="00570F7C"/>
    <w:rsid w:val="00572517"/>
    <w:rsid w:val="0057481C"/>
    <w:rsid w:val="005749FF"/>
    <w:rsid w:val="00574BE6"/>
    <w:rsid w:val="00576BA4"/>
    <w:rsid w:val="00583096"/>
    <w:rsid w:val="005852F9"/>
    <w:rsid w:val="00587E3C"/>
    <w:rsid w:val="005905F9"/>
    <w:rsid w:val="00595FD8"/>
    <w:rsid w:val="005A396C"/>
    <w:rsid w:val="005A43DE"/>
    <w:rsid w:val="005A7472"/>
    <w:rsid w:val="005B05B7"/>
    <w:rsid w:val="005B3F2E"/>
    <w:rsid w:val="005B4295"/>
    <w:rsid w:val="005B51FA"/>
    <w:rsid w:val="005B6C5C"/>
    <w:rsid w:val="005B7B47"/>
    <w:rsid w:val="005C0908"/>
    <w:rsid w:val="005C0AA1"/>
    <w:rsid w:val="005C19C9"/>
    <w:rsid w:val="005C1CC3"/>
    <w:rsid w:val="005C63B9"/>
    <w:rsid w:val="005D15BA"/>
    <w:rsid w:val="005D168C"/>
    <w:rsid w:val="005D7452"/>
    <w:rsid w:val="005E13D3"/>
    <w:rsid w:val="005E4CD5"/>
    <w:rsid w:val="005F0186"/>
    <w:rsid w:val="005F2726"/>
    <w:rsid w:val="005F5E31"/>
    <w:rsid w:val="005F738F"/>
    <w:rsid w:val="00603393"/>
    <w:rsid w:val="00603714"/>
    <w:rsid w:val="00604C23"/>
    <w:rsid w:val="00615D29"/>
    <w:rsid w:val="00616434"/>
    <w:rsid w:val="0061659E"/>
    <w:rsid w:val="00616EE6"/>
    <w:rsid w:val="00620661"/>
    <w:rsid w:val="00620BD5"/>
    <w:rsid w:val="00624C89"/>
    <w:rsid w:val="0062521F"/>
    <w:rsid w:val="00631255"/>
    <w:rsid w:val="00632532"/>
    <w:rsid w:val="00632D8E"/>
    <w:rsid w:val="00634DA5"/>
    <w:rsid w:val="00637555"/>
    <w:rsid w:val="006375B0"/>
    <w:rsid w:val="00637AFE"/>
    <w:rsid w:val="00641B2B"/>
    <w:rsid w:val="00642907"/>
    <w:rsid w:val="00642F81"/>
    <w:rsid w:val="0064550A"/>
    <w:rsid w:val="00645FAE"/>
    <w:rsid w:val="00654544"/>
    <w:rsid w:val="006570E2"/>
    <w:rsid w:val="006575DA"/>
    <w:rsid w:val="00661BD9"/>
    <w:rsid w:val="00664BA1"/>
    <w:rsid w:val="006675DA"/>
    <w:rsid w:val="00670611"/>
    <w:rsid w:val="006706A3"/>
    <w:rsid w:val="00672D85"/>
    <w:rsid w:val="00673C2F"/>
    <w:rsid w:val="00674F40"/>
    <w:rsid w:val="006813CF"/>
    <w:rsid w:val="00682E24"/>
    <w:rsid w:val="00687D9B"/>
    <w:rsid w:val="0069159E"/>
    <w:rsid w:val="00693C69"/>
    <w:rsid w:val="006950C7"/>
    <w:rsid w:val="00695390"/>
    <w:rsid w:val="006A12EF"/>
    <w:rsid w:val="006A1BC7"/>
    <w:rsid w:val="006A33FB"/>
    <w:rsid w:val="006A55E0"/>
    <w:rsid w:val="006B2318"/>
    <w:rsid w:val="006B2FF2"/>
    <w:rsid w:val="006B52AC"/>
    <w:rsid w:val="006B71FE"/>
    <w:rsid w:val="006C4696"/>
    <w:rsid w:val="006C5216"/>
    <w:rsid w:val="006D0331"/>
    <w:rsid w:val="006D2CA1"/>
    <w:rsid w:val="006D7737"/>
    <w:rsid w:val="006E0B7C"/>
    <w:rsid w:val="006E4D63"/>
    <w:rsid w:val="006F159F"/>
    <w:rsid w:val="006F1B6A"/>
    <w:rsid w:val="006F3AB8"/>
    <w:rsid w:val="006F61C0"/>
    <w:rsid w:val="0070266D"/>
    <w:rsid w:val="00706B4D"/>
    <w:rsid w:val="00714BED"/>
    <w:rsid w:val="0071564C"/>
    <w:rsid w:val="00721032"/>
    <w:rsid w:val="00723C72"/>
    <w:rsid w:val="00726238"/>
    <w:rsid w:val="00733819"/>
    <w:rsid w:val="00734295"/>
    <w:rsid w:val="0073465A"/>
    <w:rsid w:val="00734717"/>
    <w:rsid w:val="00734B17"/>
    <w:rsid w:val="00740596"/>
    <w:rsid w:val="00743B08"/>
    <w:rsid w:val="007452B7"/>
    <w:rsid w:val="00746A38"/>
    <w:rsid w:val="00753759"/>
    <w:rsid w:val="0075552F"/>
    <w:rsid w:val="0076134E"/>
    <w:rsid w:val="00762D15"/>
    <w:rsid w:val="00763515"/>
    <w:rsid w:val="007662C3"/>
    <w:rsid w:val="00771AB2"/>
    <w:rsid w:val="0077446E"/>
    <w:rsid w:val="0078300A"/>
    <w:rsid w:val="007844E2"/>
    <w:rsid w:val="00787E08"/>
    <w:rsid w:val="00790FE7"/>
    <w:rsid w:val="007912DA"/>
    <w:rsid w:val="0079449A"/>
    <w:rsid w:val="0079752B"/>
    <w:rsid w:val="007A51AF"/>
    <w:rsid w:val="007A5AC4"/>
    <w:rsid w:val="007A7434"/>
    <w:rsid w:val="007B3857"/>
    <w:rsid w:val="007B448A"/>
    <w:rsid w:val="007B5BA5"/>
    <w:rsid w:val="007C22BF"/>
    <w:rsid w:val="007D245C"/>
    <w:rsid w:val="007E0F04"/>
    <w:rsid w:val="007E25F8"/>
    <w:rsid w:val="007E2E27"/>
    <w:rsid w:val="007E5840"/>
    <w:rsid w:val="007F1E32"/>
    <w:rsid w:val="007F26F5"/>
    <w:rsid w:val="007F51B3"/>
    <w:rsid w:val="007F5878"/>
    <w:rsid w:val="007F5E8B"/>
    <w:rsid w:val="007F6F35"/>
    <w:rsid w:val="007F7B38"/>
    <w:rsid w:val="008006F3"/>
    <w:rsid w:val="008024DD"/>
    <w:rsid w:val="00804504"/>
    <w:rsid w:val="00806791"/>
    <w:rsid w:val="00813426"/>
    <w:rsid w:val="00822C0E"/>
    <w:rsid w:val="00833C98"/>
    <w:rsid w:val="00835B3D"/>
    <w:rsid w:val="00842017"/>
    <w:rsid w:val="00843127"/>
    <w:rsid w:val="008458E2"/>
    <w:rsid w:val="00846443"/>
    <w:rsid w:val="008565A4"/>
    <w:rsid w:val="0085CF3D"/>
    <w:rsid w:val="00861B32"/>
    <w:rsid w:val="008643BD"/>
    <w:rsid w:val="00866A89"/>
    <w:rsid w:val="00876EF3"/>
    <w:rsid w:val="00876FFE"/>
    <w:rsid w:val="008801E6"/>
    <w:rsid w:val="008817EF"/>
    <w:rsid w:val="008A0794"/>
    <w:rsid w:val="008A1D36"/>
    <w:rsid w:val="008A4314"/>
    <w:rsid w:val="008B56D8"/>
    <w:rsid w:val="008B57F3"/>
    <w:rsid w:val="008C0CCC"/>
    <w:rsid w:val="008C3574"/>
    <w:rsid w:val="008C6808"/>
    <w:rsid w:val="008D4560"/>
    <w:rsid w:val="008D7FA5"/>
    <w:rsid w:val="008E571C"/>
    <w:rsid w:val="008E730D"/>
    <w:rsid w:val="008F003D"/>
    <w:rsid w:val="008F12D3"/>
    <w:rsid w:val="008F339F"/>
    <w:rsid w:val="00900253"/>
    <w:rsid w:val="00903233"/>
    <w:rsid w:val="009061BF"/>
    <w:rsid w:val="00909050"/>
    <w:rsid w:val="00917C0A"/>
    <w:rsid w:val="009218EF"/>
    <w:rsid w:val="0092426E"/>
    <w:rsid w:val="0092488D"/>
    <w:rsid w:val="00926A27"/>
    <w:rsid w:val="00930672"/>
    <w:rsid w:val="00932114"/>
    <w:rsid w:val="00935A81"/>
    <w:rsid w:val="00936ED7"/>
    <w:rsid w:val="00941289"/>
    <w:rsid w:val="00943EBC"/>
    <w:rsid w:val="009459AB"/>
    <w:rsid w:val="00950854"/>
    <w:rsid w:val="0095736D"/>
    <w:rsid w:val="00957455"/>
    <w:rsid w:val="00960567"/>
    <w:rsid w:val="009652B4"/>
    <w:rsid w:val="00966B45"/>
    <w:rsid w:val="0097544F"/>
    <w:rsid w:val="00981216"/>
    <w:rsid w:val="009844D8"/>
    <w:rsid w:val="00987303"/>
    <w:rsid w:val="009A24D8"/>
    <w:rsid w:val="009B062A"/>
    <w:rsid w:val="009B3C28"/>
    <w:rsid w:val="009C43A7"/>
    <w:rsid w:val="009C5D0B"/>
    <w:rsid w:val="009C7AC1"/>
    <w:rsid w:val="009D16E8"/>
    <w:rsid w:val="009D1C8C"/>
    <w:rsid w:val="009D2372"/>
    <w:rsid w:val="009D3310"/>
    <w:rsid w:val="009D4EB9"/>
    <w:rsid w:val="009D66DB"/>
    <w:rsid w:val="009E12DB"/>
    <w:rsid w:val="009E21B0"/>
    <w:rsid w:val="009E3118"/>
    <w:rsid w:val="009E5395"/>
    <w:rsid w:val="009E6D06"/>
    <w:rsid w:val="009E7155"/>
    <w:rsid w:val="009EEE1B"/>
    <w:rsid w:val="009F00D2"/>
    <w:rsid w:val="009F0DDF"/>
    <w:rsid w:val="009F3E9D"/>
    <w:rsid w:val="00A00BBA"/>
    <w:rsid w:val="00A04060"/>
    <w:rsid w:val="00A071F7"/>
    <w:rsid w:val="00A106FA"/>
    <w:rsid w:val="00A225A8"/>
    <w:rsid w:val="00A239D9"/>
    <w:rsid w:val="00A2575E"/>
    <w:rsid w:val="00A25875"/>
    <w:rsid w:val="00A33B98"/>
    <w:rsid w:val="00A33F90"/>
    <w:rsid w:val="00A348D5"/>
    <w:rsid w:val="00A3677E"/>
    <w:rsid w:val="00A44482"/>
    <w:rsid w:val="00A46155"/>
    <w:rsid w:val="00A4636E"/>
    <w:rsid w:val="00A46F83"/>
    <w:rsid w:val="00A47560"/>
    <w:rsid w:val="00A51B81"/>
    <w:rsid w:val="00A532E6"/>
    <w:rsid w:val="00A6180E"/>
    <w:rsid w:val="00A66314"/>
    <w:rsid w:val="00A714F0"/>
    <w:rsid w:val="00A803F5"/>
    <w:rsid w:val="00A823CB"/>
    <w:rsid w:val="00A8255D"/>
    <w:rsid w:val="00A82A21"/>
    <w:rsid w:val="00A83037"/>
    <w:rsid w:val="00A85654"/>
    <w:rsid w:val="00A91E5E"/>
    <w:rsid w:val="00A921B3"/>
    <w:rsid w:val="00A94408"/>
    <w:rsid w:val="00AA27FB"/>
    <w:rsid w:val="00AA31B5"/>
    <w:rsid w:val="00AA4DC4"/>
    <w:rsid w:val="00AA7120"/>
    <w:rsid w:val="00AB3EA8"/>
    <w:rsid w:val="00AB42C4"/>
    <w:rsid w:val="00AB6D33"/>
    <w:rsid w:val="00AB7DE1"/>
    <w:rsid w:val="00AC2A7D"/>
    <w:rsid w:val="00AC3ACC"/>
    <w:rsid w:val="00AC67B8"/>
    <w:rsid w:val="00AD7CDD"/>
    <w:rsid w:val="00AE025E"/>
    <w:rsid w:val="00AE2C2F"/>
    <w:rsid w:val="00AE414F"/>
    <w:rsid w:val="00AE6869"/>
    <w:rsid w:val="00AF015B"/>
    <w:rsid w:val="00AF0EC5"/>
    <w:rsid w:val="00AF73C7"/>
    <w:rsid w:val="00AF7A1B"/>
    <w:rsid w:val="00B12CD2"/>
    <w:rsid w:val="00B1529D"/>
    <w:rsid w:val="00B16116"/>
    <w:rsid w:val="00B254F1"/>
    <w:rsid w:val="00B27014"/>
    <w:rsid w:val="00B32B5C"/>
    <w:rsid w:val="00B34CDD"/>
    <w:rsid w:val="00B34F2E"/>
    <w:rsid w:val="00B3618F"/>
    <w:rsid w:val="00B407D8"/>
    <w:rsid w:val="00B41039"/>
    <w:rsid w:val="00B44051"/>
    <w:rsid w:val="00B4574B"/>
    <w:rsid w:val="00B512E6"/>
    <w:rsid w:val="00B53421"/>
    <w:rsid w:val="00B558A8"/>
    <w:rsid w:val="00B60550"/>
    <w:rsid w:val="00B60C30"/>
    <w:rsid w:val="00B62F56"/>
    <w:rsid w:val="00B63ED5"/>
    <w:rsid w:val="00B66FE9"/>
    <w:rsid w:val="00B70401"/>
    <w:rsid w:val="00B70CAB"/>
    <w:rsid w:val="00B7136E"/>
    <w:rsid w:val="00B733A0"/>
    <w:rsid w:val="00B73EEA"/>
    <w:rsid w:val="00B7432E"/>
    <w:rsid w:val="00B755BE"/>
    <w:rsid w:val="00B7748D"/>
    <w:rsid w:val="00B778AF"/>
    <w:rsid w:val="00B805D0"/>
    <w:rsid w:val="00B824AC"/>
    <w:rsid w:val="00B8340C"/>
    <w:rsid w:val="00B85180"/>
    <w:rsid w:val="00B85A69"/>
    <w:rsid w:val="00B85AA6"/>
    <w:rsid w:val="00B918A2"/>
    <w:rsid w:val="00B92F74"/>
    <w:rsid w:val="00B93E00"/>
    <w:rsid w:val="00B95418"/>
    <w:rsid w:val="00BA1432"/>
    <w:rsid w:val="00BA4A37"/>
    <w:rsid w:val="00BA58FB"/>
    <w:rsid w:val="00BA591B"/>
    <w:rsid w:val="00BA6C22"/>
    <w:rsid w:val="00BB158E"/>
    <w:rsid w:val="00BB3AE7"/>
    <w:rsid w:val="00BB4A9F"/>
    <w:rsid w:val="00BC11D0"/>
    <w:rsid w:val="00BC26F1"/>
    <w:rsid w:val="00BC5882"/>
    <w:rsid w:val="00BC632B"/>
    <w:rsid w:val="00BD2031"/>
    <w:rsid w:val="00BD21D0"/>
    <w:rsid w:val="00BD39F5"/>
    <w:rsid w:val="00BD3A46"/>
    <w:rsid w:val="00BE014C"/>
    <w:rsid w:val="00BE677E"/>
    <w:rsid w:val="00BE6CA9"/>
    <w:rsid w:val="00BE75F4"/>
    <w:rsid w:val="00BF0E24"/>
    <w:rsid w:val="00BF36EB"/>
    <w:rsid w:val="00BF664E"/>
    <w:rsid w:val="00C0111B"/>
    <w:rsid w:val="00C02355"/>
    <w:rsid w:val="00C04560"/>
    <w:rsid w:val="00C07DC4"/>
    <w:rsid w:val="00C105B9"/>
    <w:rsid w:val="00C11650"/>
    <w:rsid w:val="00C13EF3"/>
    <w:rsid w:val="00C14394"/>
    <w:rsid w:val="00C15F88"/>
    <w:rsid w:val="00C162D7"/>
    <w:rsid w:val="00C21E96"/>
    <w:rsid w:val="00C260BB"/>
    <w:rsid w:val="00C2719A"/>
    <w:rsid w:val="00C335A4"/>
    <w:rsid w:val="00C36A09"/>
    <w:rsid w:val="00C4016B"/>
    <w:rsid w:val="00C41196"/>
    <w:rsid w:val="00C41359"/>
    <w:rsid w:val="00C420C0"/>
    <w:rsid w:val="00C42FBE"/>
    <w:rsid w:val="00C455D3"/>
    <w:rsid w:val="00C46BFB"/>
    <w:rsid w:val="00C47FDA"/>
    <w:rsid w:val="00C535E2"/>
    <w:rsid w:val="00C57F5C"/>
    <w:rsid w:val="00C619CE"/>
    <w:rsid w:val="00C649E1"/>
    <w:rsid w:val="00C702D6"/>
    <w:rsid w:val="00C746C2"/>
    <w:rsid w:val="00C759CD"/>
    <w:rsid w:val="00C77643"/>
    <w:rsid w:val="00C77BE8"/>
    <w:rsid w:val="00C8270C"/>
    <w:rsid w:val="00C91924"/>
    <w:rsid w:val="00C91AB7"/>
    <w:rsid w:val="00C937EA"/>
    <w:rsid w:val="00C942FB"/>
    <w:rsid w:val="00C959B2"/>
    <w:rsid w:val="00CA5668"/>
    <w:rsid w:val="00CA5FEE"/>
    <w:rsid w:val="00CB215E"/>
    <w:rsid w:val="00CB6CED"/>
    <w:rsid w:val="00CB6FC6"/>
    <w:rsid w:val="00CC4BD3"/>
    <w:rsid w:val="00CC61F1"/>
    <w:rsid w:val="00CD0B81"/>
    <w:rsid w:val="00CD1A82"/>
    <w:rsid w:val="00CD2E5A"/>
    <w:rsid w:val="00CD38BE"/>
    <w:rsid w:val="00CD757C"/>
    <w:rsid w:val="00CD75B5"/>
    <w:rsid w:val="00CD7E62"/>
    <w:rsid w:val="00CE3C7F"/>
    <w:rsid w:val="00CE4A45"/>
    <w:rsid w:val="00CE5B92"/>
    <w:rsid w:val="00CE78AA"/>
    <w:rsid w:val="00CF19A7"/>
    <w:rsid w:val="00CF1EA2"/>
    <w:rsid w:val="00CF2C51"/>
    <w:rsid w:val="00CF4DFE"/>
    <w:rsid w:val="00D03E7B"/>
    <w:rsid w:val="00D113A6"/>
    <w:rsid w:val="00D15870"/>
    <w:rsid w:val="00D25FDC"/>
    <w:rsid w:val="00D31814"/>
    <w:rsid w:val="00D32690"/>
    <w:rsid w:val="00D3444C"/>
    <w:rsid w:val="00D43270"/>
    <w:rsid w:val="00D45EB7"/>
    <w:rsid w:val="00D51EA0"/>
    <w:rsid w:val="00D55703"/>
    <w:rsid w:val="00D625B7"/>
    <w:rsid w:val="00D65000"/>
    <w:rsid w:val="00D6616E"/>
    <w:rsid w:val="00D669E9"/>
    <w:rsid w:val="00D75D4F"/>
    <w:rsid w:val="00D82831"/>
    <w:rsid w:val="00D83254"/>
    <w:rsid w:val="00D83C09"/>
    <w:rsid w:val="00D901FC"/>
    <w:rsid w:val="00D918ED"/>
    <w:rsid w:val="00D96908"/>
    <w:rsid w:val="00D97242"/>
    <w:rsid w:val="00DA337F"/>
    <w:rsid w:val="00DA3858"/>
    <w:rsid w:val="00DA3DAF"/>
    <w:rsid w:val="00DA4B64"/>
    <w:rsid w:val="00DA53B7"/>
    <w:rsid w:val="00DB29CA"/>
    <w:rsid w:val="00DB2A49"/>
    <w:rsid w:val="00DB66CB"/>
    <w:rsid w:val="00DC0471"/>
    <w:rsid w:val="00DC1A08"/>
    <w:rsid w:val="00DC7A00"/>
    <w:rsid w:val="00DD0345"/>
    <w:rsid w:val="00DD6B5A"/>
    <w:rsid w:val="00DE066C"/>
    <w:rsid w:val="00DE2103"/>
    <w:rsid w:val="00DE3F3D"/>
    <w:rsid w:val="00DE748F"/>
    <w:rsid w:val="00DF0017"/>
    <w:rsid w:val="00DF09B7"/>
    <w:rsid w:val="00DF4DA7"/>
    <w:rsid w:val="00DF55B8"/>
    <w:rsid w:val="00E0000B"/>
    <w:rsid w:val="00E006D8"/>
    <w:rsid w:val="00E00987"/>
    <w:rsid w:val="00E03968"/>
    <w:rsid w:val="00E05A45"/>
    <w:rsid w:val="00E07F63"/>
    <w:rsid w:val="00E11EB3"/>
    <w:rsid w:val="00E204ED"/>
    <w:rsid w:val="00E20C27"/>
    <w:rsid w:val="00E20C7E"/>
    <w:rsid w:val="00E211E3"/>
    <w:rsid w:val="00E2422B"/>
    <w:rsid w:val="00E248DE"/>
    <w:rsid w:val="00E25AEB"/>
    <w:rsid w:val="00E26BDA"/>
    <w:rsid w:val="00E26F71"/>
    <w:rsid w:val="00E276CB"/>
    <w:rsid w:val="00E3186A"/>
    <w:rsid w:val="00E32CF2"/>
    <w:rsid w:val="00E33902"/>
    <w:rsid w:val="00E36116"/>
    <w:rsid w:val="00E50557"/>
    <w:rsid w:val="00E6281C"/>
    <w:rsid w:val="00E631C2"/>
    <w:rsid w:val="00E66272"/>
    <w:rsid w:val="00E70742"/>
    <w:rsid w:val="00E722AC"/>
    <w:rsid w:val="00E738E6"/>
    <w:rsid w:val="00E778B3"/>
    <w:rsid w:val="00E80785"/>
    <w:rsid w:val="00E81B4F"/>
    <w:rsid w:val="00E8284E"/>
    <w:rsid w:val="00E90870"/>
    <w:rsid w:val="00E92673"/>
    <w:rsid w:val="00E92953"/>
    <w:rsid w:val="00E97B76"/>
    <w:rsid w:val="00EA58E7"/>
    <w:rsid w:val="00EA6478"/>
    <w:rsid w:val="00EA781C"/>
    <w:rsid w:val="00EB4C93"/>
    <w:rsid w:val="00EC03AB"/>
    <w:rsid w:val="00EC2702"/>
    <w:rsid w:val="00EC372F"/>
    <w:rsid w:val="00EC40A0"/>
    <w:rsid w:val="00EC5CE4"/>
    <w:rsid w:val="00EE629B"/>
    <w:rsid w:val="00EE6BFB"/>
    <w:rsid w:val="00EE7285"/>
    <w:rsid w:val="00EE7538"/>
    <w:rsid w:val="00EF26A0"/>
    <w:rsid w:val="00EF658D"/>
    <w:rsid w:val="00EF729E"/>
    <w:rsid w:val="00F078DB"/>
    <w:rsid w:val="00F167C4"/>
    <w:rsid w:val="00F20ACF"/>
    <w:rsid w:val="00F2282E"/>
    <w:rsid w:val="00F24139"/>
    <w:rsid w:val="00F27DBF"/>
    <w:rsid w:val="00F3092D"/>
    <w:rsid w:val="00F31864"/>
    <w:rsid w:val="00F32247"/>
    <w:rsid w:val="00F326F9"/>
    <w:rsid w:val="00F33B89"/>
    <w:rsid w:val="00F35325"/>
    <w:rsid w:val="00F36053"/>
    <w:rsid w:val="00F41D56"/>
    <w:rsid w:val="00F4424C"/>
    <w:rsid w:val="00F45DEF"/>
    <w:rsid w:val="00F47E43"/>
    <w:rsid w:val="00F528DB"/>
    <w:rsid w:val="00F547BA"/>
    <w:rsid w:val="00F61958"/>
    <w:rsid w:val="00F62874"/>
    <w:rsid w:val="00F630E4"/>
    <w:rsid w:val="00F634FF"/>
    <w:rsid w:val="00F725FD"/>
    <w:rsid w:val="00F72CF1"/>
    <w:rsid w:val="00F72F0E"/>
    <w:rsid w:val="00F74E13"/>
    <w:rsid w:val="00F77D97"/>
    <w:rsid w:val="00F8118C"/>
    <w:rsid w:val="00F85401"/>
    <w:rsid w:val="00F94D59"/>
    <w:rsid w:val="00F9CDCC"/>
    <w:rsid w:val="00FA2F2F"/>
    <w:rsid w:val="00FA465D"/>
    <w:rsid w:val="00FA66D8"/>
    <w:rsid w:val="00FA7C1D"/>
    <w:rsid w:val="00FB3FDF"/>
    <w:rsid w:val="00FC1F95"/>
    <w:rsid w:val="00FC2CB5"/>
    <w:rsid w:val="00FC6289"/>
    <w:rsid w:val="00FC7436"/>
    <w:rsid w:val="00FE17A4"/>
    <w:rsid w:val="00FE31F0"/>
    <w:rsid w:val="00FE4ACF"/>
    <w:rsid w:val="00FE56E3"/>
    <w:rsid w:val="00FE6C6A"/>
    <w:rsid w:val="00FF1B74"/>
    <w:rsid w:val="00FF36C2"/>
    <w:rsid w:val="00FF423F"/>
    <w:rsid w:val="01015E93"/>
    <w:rsid w:val="010ADE86"/>
    <w:rsid w:val="0129B6B0"/>
    <w:rsid w:val="01309F33"/>
    <w:rsid w:val="013F50AB"/>
    <w:rsid w:val="014A64A8"/>
    <w:rsid w:val="018E37E1"/>
    <w:rsid w:val="01A656B3"/>
    <w:rsid w:val="01A6BA1B"/>
    <w:rsid w:val="01AD5A3C"/>
    <w:rsid w:val="01D2F15E"/>
    <w:rsid w:val="01E0D618"/>
    <w:rsid w:val="01EAB85E"/>
    <w:rsid w:val="01EC5A01"/>
    <w:rsid w:val="02139FC5"/>
    <w:rsid w:val="024CAD38"/>
    <w:rsid w:val="024D0F4E"/>
    <w:rsid w:val="0254CE9C"/>
    <w:rsid w:val="026ED322"/>
    <w:rsid w:val="02744320"/>
    <w:rsid w:val="02AB805F"/>
    <w:rsid w:val="02CFE627"/>
    <w:rsid w:val="02E0661B"/>
    <w:rsid w:val="030E015E"/>
    <w:rsid w:val="032746E9"/>
    <w:rsid w:val="033AE1A2"/>
    <w:rsid w:val="034EC8F5"/>
    <w:rsid w:val="035BC0EA"/>
    <w:rsid w:val="03A8877E"/>
    <w:rsid w:val="03C3AAF8"/>
    <w:rsid w:val="03D96D3C"/>
    <w:rsid w:val="03EEF574"/>
    <w:rsid w:val="03F45F87"/>
    <w:rsid w:val="03FB4E87"/>
    <w:rsid w:val="04185C67"/>
    <w:rsid w:val="04212031"/>
    <w:rsid w:val="043FC468"/>
    <w:rsid w:val="0452CCF6"/>
    <w:rsid w:val="046B5067"/>
    <w:rsid w:val="046D0900"/>
    <w:rsid w:val="047BC0A5"/>
    <w:rsid w:val="04A99897"/>
    <w:rsid w:val="04B00A5D"/>
    <w:rsid w:val="04BDD547"/>
    <w:rsid w:val="04C0AD45"/>
    <w:rsid w:val="04E2B28A"/>
    <w:rsid w:val="04ED5CB1"/>
    <w:rsid w:val="05049E24"/>
    <w:rsid w:val="052BB4FE"/>
    <w:rsid w:val="0548E05E"/>
    <w:rsid w:val="054B60F5"/>
    <w:rsid w:val="05764ABB"/>
    <w:rsid w:val="058C1B0C"/>
    <w:rsid w:val="05A265B1"/>
    <w:rsid w:val="05B2712C"/>
    <w:rsid w:val="05B7CAC0"/>
    <w:rsid w:val="05B7E3BF"/>
    <w:rsid w:val="05C33BE1"/>
    <w:rsid w:val="05D5C63A"/>
    <w:rsid w:val="05E2E967"/>
    <w:rsid w:val="05EC139F"/>
    <w:rsid w:val="061AF516"/>
    <w:rsid w:val="061FED0F"/>
    <w:rsid w:val="0624FE0D"/>
    <w:rsid w:val="06443F1A"/>
    <w:rsid w:val="0644C163"/>
    <w:rsid w:val="06596C37"/>
    <w:rsid w:val="065FE8EB"/>
    <w:rsid w:val="066DB7E5"/>
    <w:rsid w:val="0683D138"/>
    <w:rsid w:val="06963330"/>
    <w:rsid w:val="069A724F"/>
    <w:rsid w:val="069FEB11"/>
    <w:rsid w:val="06A1C06F"/>
    <w:rsid w:val="06BDB8D0"/>
    <w:rsid w:val="06D8856F"/>
    <w:rsid w:val="06E7E733"/>
    <w:rsid w:val="06F2E8AF"/>
    <w:rsid w:val="07294CD6"/>
    <w:rsid w:val="0769C48A"/>
    <w:rsid w:val="0769FF5B"/>
    <w:rsid w:val="076CD65B"/>
    <w:rsid w:val="07A5E83B"/>
    <w:rsid w:val="07A901AE"/>
    <w:rsid w:val="07B7CEE0"/>
    <w:rsid w:val="07BC2F82"/>
    <w:rsid w:val="07C4713B"/>
    <w:rsid w:val="07D8BEED"/>
    <w:rsid w:val="07E5542F"/>
    <w:rsid w:val="07FE54F0"/>
    <w:rsid w:val="0809951A"/>
    <w:rsid w:val="08280552"/>
    <w:rsid w:val="0857B5C4"/>
    <w:rsid w:val="088623D9"/>
    <w:rsid w:val="08895670"/>
    <w:rsid w:val="089AC8E2"/>
    <w:rsid w:val="08AE9F48"/>
    <w:rsid w:val="08D782D2"/>
    <w:rsid w:val="08DC8A43"/>
    <w:rsid w:val="08DEC8B5"/>
    <w:rsid w:val="08E7AF76"/>
    <w:rsid w:val="091FAD24"/>
    <w:rsid w:val="09237BA7"/>
    <w:rsid w:val="09299AC1"/>
    <w:rsid w:val="0936BE0F"/>
    <w:rsid w:val="096AF0F3"/>
    <w:rsid w:val="09734CB4"/>
    <w:rsid w:val="0973CEF2"/>
    <w:rsid w:val="098289E9"/>
    <w:rsid w:val="09D5CE56"/>
    <w:rsid w:val="09DE11BE"/>
    <w:rsid w:val="09E8E435"/>
    <w:rsid w:val="0A10098A"/>
    <w:rsid w:val="0A3ADB7F"/>
    <w:rsid w:val="0A42398F"/>
    <w:rsid w:val="0A9CAA10"/>
    <w:rsid w:val="0AC5B234"/>
    <w:rsid w:val="0B06456E"/>
    <w:rsid w:val="0B2225B5"/>
    <w:rsid w:val="0B2961F6"/>
    <w:rsid w:val="0B4615B3"/>
    <w:rsid w:val="0B59AE08"/>
    <w:rsid w:val="0B5CFE66"/>
    <w:rsid w:val="0B64B644"/>
    <w:rsid w:val="0B71F3EF"/>
    <w:rsid w:val="0B9A45F1"/>
    <w:rsid w:val="0BA9E8F4"/>
    <w:rsid w:val="0BDD7739"/>
    <w:rsid w:val="0BE03824"/>
    <w:rsid w:val="0C0F032B"/>
    <w:rsid w:val="0C272550"/>
    <w:rsid w:val="0C3D808E"/>
    <w:rsid w:val="0C54DA03"/>
    <w:rsid w:val="0C81214D"/>
    <w:rsid w:val="0C8E9C65"/>
    <w:rsid w:val="0CB35DD1"/>
    <w:rsid w:val="0CB39524"/>
    <w:rsid w:val="0CB83AC6"/>
    <w:rsid w:val="0CC0D0EB"/>
    <w:rsid w:val="0CD1E54E"/>
    <w:rsid w:val="0CDD60E9"/>
    <w:rsid w:val="0CF52A59"/>
    <w:rsid w:val="0CF553A3"/>
    <w:rsid w:val="0D1D5D9A"/>
    <w:rsid w:val="0D1EF266"/>
    <w:rsid w:val="0D292B43"/>
    <w:rsid w:val="0D2ABA11"/>
    <w:rsid w:val="0D408D8F"/>
    <w:rsid w:val="0D5AB019"/>
    <w:rsid w:val="0D6B0F45"/>
    <w:rsid w:val="0D978BE7"/>
    <w:rsid w:val="0DAA844C"/>
    <w:rsid w:val="0DB71AB8"/>
    <w:rsid w:val="0DBBA6D5"/>
    <w:rsid w:val="0DDABA2C"/>
    <w:rsid w:val="0DECB4F5"/>
    <w:rsid w:val="0DECB744"/>
    <w:rsid w:val="0E14573B"/>
    <w:rsid w:val="0E15CC4D"/>
    <w:rsid w:val="0E37B5B6"/>
    <w:rsid w:val="0E43F314"/>
    <w:rsid w:val="0E81225B"/>
    <w:rsid w:val="0E88DA8B"/>
    <w:rsid w:val="0EF22D8E"/>
    <w:rsid w:val="0EFDD498"/>
    <w:rsid w:val="0F0DA487"/>
    <w:rsid w:val="0F0EBB44"/>
    <w:rsid w:val="0F2D3E01"/>
    <w:rsid w:val="0F361E16"/>
    <w:rsid w:val="0F389DF5"/>
    <w:rsid w:val="0F4D856C"/>
    <w:rsid w:val="0F54D55B"/>
    <w:rsid w:val="0F569FD0"/>
    <w:rsid w:val="0F880A75"/>
    <w:rsid w:val="0F9DCEC0"/>
    <w:rsid w:val="0F9FC098"/>
    <w:rsid w:val="0FB2AEFF"/>
    <w:rsid w:val="0FDDDCB4"/>
    <w:rsid w:val="0FE03CB6"/>
    <w:rsid w:val="0FE0F91D"/>
    <w:rsid w:val="0FE5488C"/>
    <w:rsid w:val="1020B33C"/>
    <w:rsid w:val="1072C11D"/>
    <w:rsid w:val="107A3C6E"/>
    <w:rsid w:val="109451A9"/>
    <w:rsid w:val="10AF4697"/>
    <w:rsid w:val="10E7A72A"/>
    <w:rsid w:val="119A31A0"/>
    <w:rsid w:val="119D2E9B"/>
    <w:rsid w:val="119EC53F"/>
    <w:rsid w:val="11A7999D"/>
    <w:rsid w:val="11CCB545"/>
    <w:rsid w:val="11D03B7A"/>
    <w:rsid w:val="11FD1557"/>
    <w:rsid w:val="11FF1838"/>
    <w:rsid w:val="120C8A70"/>
    <w:rsid w:val="121C66D5"/>
    <w:rsid w:val="1223EE76"/>
    <w:rsid w:val="1226CB46"/>
    <w:rsid w:val="1238F849"/>
    <w:rsid w:val="124DFB42"/>
    <w:rsid w:val="126F2D42"/>
    <w:rsid w:val="1279F90D"/>
    <w:rsid w:val="12898817"/>
    <w:rsid w:val="12A163A2"/>
    <w:rsid w:val="12C13E2B"/>
    <w:rsid w:val="12E54B00"/>
    <w:rsid w:val="12FF65BD"/>
    <w:rsid w:val="13053713"/>
    <w:rsid w:val="1315E9CF"/>
    <w:rsid w:val="132B7C21"/>
    <w:rsid w:val="134C7E89"/>
    <w:rsid w:val="134FAE51"/>
    <w:rsid w:val="1359E030"/>
    <w:rsid w:val="139437CF"/>
    <w:rsid w:val="13AB6951"/>
    <w:rsid w:val="13D620F1"/>
    <w:rsid w:val="13EA0E09"/>
    <w:rsid w:val="13F259FC"/>
    <w:rsid w:val="141C0285"/>
    <w:rsid w:val="141CBA8C"/>
    <w:rsid w:val="1464DBE0"/>
    <w:rsid w:val="147CC2F0"/>
    <w:rsid w:val="14BCD8E1"/>
    <w:rsid w:val="14C5F404"/>
    <w:rsid w:val="14CE0066"/>
    <w:rsid w:val="14F6D06B"/>
    <w:rsid w:val="150CFE17"/>
    <w:rsid w:val="150E8F2A"/>
    <w:rsid w:val="1525197A"/>
    <w:rsid w:val="154DBFA0"/>
    <w:rsid w:val="1552352C"/>
    <w:rsid w:val="15549828"/>
    <w:rsid w:val="158A108B"/>
    <w:rsid w:val="15A89E26"/>
    <w:rsid w:val="15E359F9"/>
    <w:rsid w:val="1612DBBD"/>
    <w:rsid w:val="1625B51E"/>
    <w:rsid w:val="16290A6C"/>
    <w:rsid w:val="16332778"/>
    <w:rsid w:val="16892142"/>
    <w:rsid w:val="169F0D1E"/>
    <w:rsid w:val="16C61E54"/>
    <w:rsid w:val="16CC504B"/>
    <w:rsid w:val="16D5B7C1"/>
    <w:rsid w:val="1707A92F"/>
    <w:rsid w:val="171949EB"/>
    <w:rsid w:val="17209515"/>
    <w:rsid w:val="172BBA01"/>
    <w:rsid w:val="173D8159"/>
    <w:rsid w:val="174E9785"/>
    <w:rsid w:val="174FECA7"/>
    <w:rsid w:val="175C2FEC"/>
    <w:rsid w:val="1760E73D"/>
    <w:rsid w:val="177D528B"/>
    <w:rsid w:val="179CDD47"/>
    <w:rsid w:val="17B3C017"/>
    <w:rsid w:val="17CC6142"/>
    <w:rsid w:val="17D6957F"/>
    <w:rsid w:val="17D995A5"/>
    <w:rsid w:val="17EA08C6"/>
    <w:rsid w:val="17FB31CF"/>
    <w:rsid w:val="1828C031"/>
    <w:rsid w:val="183B1D80"/>
    <w:rsid w:val="184B4967"/>
    <w:rsid w:val="185CBBFF"/>
    <w:rsid w:val="18957DB2"/>
    <w:rsid w:val="1898383E"/>
    <w:rsid w:val="18B205A0"/>
    <w:rsid w:val="18BAE058"/>
    <w:rsid w:val="18BBBC83"/>
    <w:rsid w:val="18CE1E16"/>
    <w:rsid w:val="18D60BC7"/>
    <w:rsid w:val="1930C09E"/>
    <w:rsid w:val="19533F48"/>
    <w:rsid w:val="196D3EF2"/>
    <w:rsid w:val="19AE6D2E"/>
    <w:rsid w:val="19B46550"/>
    <w:rsid w:val="19CBB257"/>
    <w:rsid w:val="19D72D83"/>
    <w:rsid w:val="19DA4A8D"/>
    <w:rsid w:val="1A09E918"/>
    <w:rsid w:val="1A16630C"/>
    <w:rsid w:val="1A5B283B"/>
    <w:rsid w:val="1A6988F6"/>
    <w:rsid w:val="1A71B466"/>
    <w:rsid w:val="1A72A15D"/>
    <w:rsid w:val="1A884548"/>
    <w:rsid w:val="1AA5AA9D"/>
    <w:rsid w:val="1AB67B44"/>
    <w:rsid w:val="1AD2AB85"/>
    <w:rsid w:val="1ADA2169"/>
    <w:rsid w:val="1AF34828"/>
    <w:rsid w:val="1AFB0841"/>
    <w:rsid w:val="1B05CD14"/>
    <w:rsid w:val="1B134643"/>
    <w:rsid w:val="1B26F4A8"/>
    <w:rsid w:val="1B3CF537"/>
    <w:rsid w:val="1B4D6211"/>
    <w:rsid w:val="1B9C7EF1"/>
    <w:rsid w:val="1B9CA927"/>
    <w:rsid w:val="1BA44F2B"/>
    <w:rsid w:val="1BB81586"/>
    <w:rsid w:val="1BBDB08E"/>
    <w:rsid w:val="1BC2C297"/>
    <w:rsid w:val="1BD487B4"/>
    <w:rsid w:val="1BDE7DE8"/>
    <w:rsid w:val="1BE93309"/>
    <w:rsid w:val="1C0A6488"/>
    <w:rsid w:val="1C15A76F"/>
    <w:rsid w:val="1C1B4F54"/>
    <w:rsid w:val="1C29A7EF"/>
    <w:rsid w:val="1C589331"/>
    <w:rsid w:val="1C5A26AC"/>
    <w:rsid w:val="1C6B5056"/>
    <w:rsid w:val="1C74F38F"/>
    <w:rsid w:val="1C7AF507"/>
    <w:rsid w:val="1C929687"/>
    <w:rsid w:val="1C976A22"/>
    <w:rsid w:val="1CB5268D"/>
    <w:rsid w:val="1CB6F618"/>
    <w:rsid w:val="1CC50069"/>
    <w:rsid w:val="1CDF6734"/>
    <w:rsid w:val="1CF43D35"/>
    <w:rsid w:val="1CFBB8B2"/>
    <w:rsid w:val="1D094E1E"/>
    <w:rsid w:val="1D225391"/>
    <w:rsid w:val="1D2E8DC1"/>
    <w:rsid w:val="1D31BBED"/>
    <w:rsid w:val="1D5CA2E4"/>
    <w:rsid w:val="1D6166DE"/>
    <w:rsid w:val="1D64D0F4"/>
    <w:rsid w:val="1D70DAA0"/>
    <w:rsid w:val="1D725AD4"/>
    <w:rsid w:val="1D7FA5FD"/>
    <w:rsid w:val="1D88A552"/>
    <w:rsid w:val="1DBBDC7B"/>
    <w:rsid w:val="1DC3F2B8"/>
    <w:rsid w:val="1DC793B8"/>
    <w:rsid w:val="1DD9A5F5"/>
    <w:rsid w:val="1DFAE8D2"/>
    <w:rsid w:val="1E2F30EB"/>
    <w:rsid w:val="1E3564A9"/>
    <w:rsid w:val="1EA0796A"/>
    <w:rsid w:val="1EA1AFD7"/>
    <w:rsid w:val="1EAAC092"/>
    <w:rsid w:val="1ED50891"/>
    <w:rsid w:val="1EE137E6"/>
    <w:rsid w:val="1F09BB1F"/>
    <w:rsid w:val="1F257C69"/>
    <w:rsid w:val="1F3C3D4F"/>
    <w:rsid w:val="1F3FA0F7"/>
    <w:rsid w:val="1F7E48A3"/>
    <w:rsid w:val="1F855641"/>
    <w:rsid w:val="1F914F8A"/>
    <w:rsid w:val="1FA56ACE"/>
    <w:rsid w:val="1FEC0A32"/>
    <w:rsid w:val="1FEF9FC5"/>
    <w:rsid w:val="20006AC0"/>
    <w:rsid w:val="203D0838"/>
    <w:rsid w:val="2047D964"/>
    <w:rsid w:val="204DFE22"/>
    <w:rsid w:val="20693C58"/>
    <w:rsid w:val="209FB12B"/>
    <w:rsid w:val="20AD10E7"/>
    <w:rsid w:val="20C09EA5"/>
    <w:rsid w:val="20C672EE"/>
    <w:rsid w:val="20E815BD"/>
    <w:rsid w:val="20EA7953"/>
    <w:rsid w:val="20F05408"/>
    <w:rsid w:val="21067B45"/>
    <w:rsid w:val="21155B2C"/>
    <w:rsid w:val="211AE362"/>
    <w:rsid w:val="214AC5A0"/>
    <w:rsid w:val="2176D41D"/>
    <w:rsid w:val="21795364"/>
    <w:rsid w:val="218A7E2D"/>
    <w:rsid w:val="219C1B1E"/>
    <w:rsid w:val="21C21A67"/>
    <w:rsid w:val="21CB2C26"/>
    <w:rsid w:val="21D8F11B"/>
    <w:rsid w:val="21DA721A"/>
    <w:rsid w:val="21F4F873"/>
    <w:rsid w:val="22058505"/>
    <w:rsid w:val="221184CC"/>
    <w:rsid w:val="2224F998"/>
    <w:rsid w:val="22293F3F"/>
    <w:rsid w:val="222C895B"/>
    <w:rsid w:val="224DF8F7"/>
    <w:rsid w:val="225D0CE6"/>
    <w:rsid w:val="226052CF"/>
    <w:rsid w:val="22A73A68"/>
    <w:rsid w:val="22B1E9FD"/>
    <w:rsid w:val="22BD0441"/>
    <w:rsid w:val="22C5E55D"/>
    <w:rsid w:val="22CF8B2C"/>
    <w:rsid w:val="22E41850"/>
    <w:rsid w:val="22F61E4D"/>
    <w:rsid w:val="23032DCA"/>
    <w:rsid w:val="23066446"/>
    <w:rsid w:val="232689BD"/>
    <w:rsid w:val="232B9CD8"/>
    <w:rsid w:val="23330857"/>
    <w:rsid w:val="2335EFB2"/>
    <w:rsid w:val="23490A8E"/>
    <w:rsid w:val="2349B4FB"/>
    <w:rsid w:val="23522B67"/>
    <w:rsid w:val="23588119"/>
    <w:rsid w:val="23661714"/>
    <w:rsid w:val="238DC4AA"/>
    <w:rsid w:val="23AB024D"/>
    <w:rsid w:val="23B3D920"/>
    <w:rsid w:val="23BC2BF4"/>
    <w:rsid w:val="23E07B8D"/>
    <w:rsid w:val="23F4914A"/>
    <w:rsid w:val="23F730D9"/>
    <w:rsid w:val="23F81BD2"/>
    <w:rsid w:val="24049869"/>
    <w:rsid w:val="24076A32"/>
    <w:rsid w:val="240AB35B"/>
    <w:rsid w:val="246B5284"/>
    <w:rsid w:val="246FC3BC"/>
    <w:rsid w:val="2486783A"/>
    <w:rsid w:val="24B7E4C9"/>
    <w:rsid w:val="24DFC246"/>
    <w:rsid w:val="24E6F480"/>
    <w:rsid w:val="251AADF3"/>
    <w:rsid w:val="254776E3"/>
    <w:rsid w:val="254D2858"/>
    <w:rsid w:val="25573AB9"/>
    <w:rsid w:val="25598B6D"/>
    <w:rsid w:val="25665191"/>
    <w:rsid w:val="256859AB"/>
    <w:rsid w:val="257947B9"/>
    <w:rsid w:val="2593452F"/>
    <w:rsid w:val="25A27F94"/>
    <w:rsid w:val="25AC5BFB"/>
    <w:rsid w:val="25AF6D24"/>
    <w:rsid w:val="25B72B0B"/>
    <w:rsid w:val="25BC7FCF"/>
    <w:rsid w:val="25C23664"/>
    <w:rsid w:val="25F69892"/>
    <w:rsid w:val="260B9897"/>
    <w:rsid w:val="2610EB70"/>
    <w:rsid w:val="261A0D25"/>
    <w:rsid w:val="261EF344"/>
    <w:rsid w:val="261FA6C9"/>
    <w:rsid w:val="262650E2"/>
    <w:rsid w:val="263E7782"/>
    <w:rsid w:val="26515E2B"/>
    <w:rsid w:val="26959038"/>
    <w:rsid w:val="26A9B47F"/>
    <w:rsid w:val="26AE9130"/>
    <w:rsid w:val="26B6D427"/>
    <w:rsid w:val="26B7E949"/>
    <w:rsid w:val="26C4AD3F"/>
    <w:rsid w:val="26D137DF"/>
    <w:rsid w:val="26DECD88"/>
    <w:rsid w:val="26FA72D3"/>
    <w:rsid w:val="27226D96"/>
    <w:rsid w:val="2754AEEE"/>
    <w:rsid w:val="2774C2C3"/>
    <w:rsid w:val="277F71F7"/>
    <w:rsid w:val="278EADAD"/>
    <w:rsid w:val="2797A229"/>
    <w:rsid w:val="27BCD0FF"/>
    <w:rsid w:val="27D4162F"/>
    <w:rsid w:val="27DAAC77"/>
    <w:rsid w:val="27ECFD5D"/>
    <w:rsid w:val="27F84637"/>
    <w:rsid w:val="2809B8B8"/>
    <w:rsid w:val="280A214F"/>
    <w:rsid w:val="28216089"/>
    <w:rsid w:val="2827F106"/>
    <w:rsid w:val="2857CBEB"/>
    <w:rsid w:val="286C7857"/>
    <w:rsid w:val="287718C4"/>
    <w:rsid w:val="287B8A5A"/>
    <w:rsid w:val="288EF55D"/>
    <w:rsid w:val="289F9C9B"/>
    <w:rsid w:val="28A53D84"/>
    <w:rsid w:val="2906264B"/>
    <w:rsid w:val="29096693"/>
    <w:rsid w:val="29112825"/>
    <w:rsid w:val="2925DFB7"/>
    <w:rsid w:val="294991FA"/>
    <w:rsid w:val="294C21BF"/>
    <w:rsid w:val="29587563"/>
    <w:rsid w:val="295CA189"/>
    <w:rsid w:val="29627D0E"/>
    <w:rsid w:val="29644A38"/>
    <w:rsid w:val="29913EB3"/>
    <w:rsid w:val="29A1914A"/>
    <w:rsid w:val="29A9B1AE"/>
    <w:rsid w:val="29C0DEDA"/>
    <w:rsid w:val="29C49D6D"/>
    <w:rsid w:val="2A249973"/>
    <w:rsid w:val="2A33A3F2"/>
    <w:rsid w:val="2A45B007"/>
    <w:rsid w:val="2A4ECF93"/>
    <w:rsid w:val="2A590062"/>
    <w:rsid w:val="2A69ED75"/>
    <w:rsid w:val="2A81DC58"/>
    <w:rsid w:val="2A87AFC0"/>
    <w:rsid w:val="2A8FE204"/>
    <w:rsid w:val="2A9623AF"/>
    <w:rsid w:val="2A9B386A"/>
    <w:rsid w:val="2AC1677B"/>
    <w:rsid w:val="2ACAF405"/>
    <w:rsid w:val="2ACBD7BB"/>
    <w:rsid w:val="2AD30005"/>
    <w:rsid w:val="2ADBBDA1"/>
    <w:rsid w:val="2ADC6462"/>
    <w:rsid w:val="2AE28895"/>
    <w:rsid w:val="2AED2B65"/>
    <w:rsid w:val="2B005604"/>
    <w:rsid w:val="2B096EB4"/>
    <w:rsid w:val="2B421A1C"/>
    <w:rsid w:val="2B747A01"/>
    <w:rsid w:val="2B8862F7"/>
    <w:rsid w:val="2BBE65F7"/>
    <w:rsid w:val="2BC35643"/>
    <w:rsid w:val="2BC92134"/>
    <w:rsid w:val="2BCCED15"/>
    <w:rsid w:val="2BD6952A"/>
    <w:rsid w:val="2BEDCFD5"/>
    <w:rsid w:val="2C3E6ED4"/>
    <w:rsid w:val="2C65E2D5"/>
    <w:rsid w:val="2C786E9F"/>
    <w:rsid w:val="2C8881CB"/>
    <w:rsid w:val="2CA16D89"/>
    <w:rsid w:val="2CAB1E3F"/>
    <w:rsid w:val="2CBACBCA"/>
    <w:rsid w:val="2CD5AD7E"/>
    <w:rsid w:val="2CF0B274"/>
    <w:rsid w:val="2D054A82"/>
    <w:rsid w:val="2D36C7F7"/>
    <w:rsid w:val="2D657920"/>
    <w:rsid w:val="2D7433F5"/>
    <w:rsid w:val="2D8ECFC5"/>
    <w:rsid w:val="2DBCEE85"/>
    <w:rsid w:val="2DE86D01"/>
    <w:rsid w:val="2E0426D8"/>
    <w:rsid w:val="2E12352C"/>
    <w:rsid w:val="2E2EC26F"/>
    <w:rsid w:val="2E34FE41"/>
    <w:rsid w:val="2E36F8D0"/>
    <w:rsid w:val="2E421B7D"/>
    <w:rsid w:val="2E49EFCC"/>
    <w:rsid w:val="2E690232"/>
    <w:rsid w:val="2E6BEB6F"/>
    <w:rsid w:val="2E6E8E3B"/>
    <w:rsid w:val="2E81988D"/>
    <w:rsid w:val="2E8C5F1A"/>
    <w:rsid w:val="2ED1BF64"/>
    <w:rsid w:val="2F0C2BAD"/>
    <w:rsid w:val="2F1261B0"/>
    <w:rsid w:val="2F20C729"/>
    <w:rsid w:val="2F2A4253"/>
    <w:rsid w:val="2F3F855A"/>
    <w:rsid w:val="2F45B83D"/>
    <w:rsid w:val="2F4B6CA9"/>
    <w:rsid w:val="2F4D3DE8"/>
    <w:rsid w:val="2F4EED74"/>
    <w:rsid w:val="2F734413"/>
    <w:rsid w:val="2F8F2399"/>
    <w:rsid w:val="2F8F607D"/>
    <w:rsid w:val="2FAEE406"/>
    <w:rsid w:val="2FB6F43E"/>
    <w:rsid w:val="2FE8F93E"/>
    <w:rsid w:val="2FE90F7E"/>
    <w:rsid w:val="2FE98EC6"/>
    <w:rsid w:val="2FED8895"/>
    <w:rsid w:val="2FEF5015"/>
    <w:rsid w:val="2FF494A5"/>
    <w:rsid w:val="301EB7BC"/>
    <w:rsid w:val="3037D2A6"/>
    <w:rsid w:val="307387D7"/>
    <w:rsid w:val="30815AD2"/>
    <w:rsid w:val="30879077"/>
    <w:rsid w:val="30A00EC1"/>
    <w:rsid w:val="30BD5734"/>
    <w:rsid w:val="30D367B0"/>
    <w:rsid w:val="30D49DEC"/>
    <w:rsid w:val="30F34BE4"/>
    <w:rsid w:val="31030EF0"/>
    <w:rsid w:val="311D47B3"/>
    <w:rsid w:val="31254357"/>
    <w:rsid w:val="31276166"/>
    <w:rsid w:val="314453E8"/>
    <w:rsid w:val="314E4785"/>
    <w:rsid w:val="3161A6A7"/>
    <w:rsid w:val="317DD2D8"/>
    <w:rsid w:val="3190D3E7"/>
    <w:rsid w:val="319DCDBA"/>
    <w:rsid w:val="31C62BE5"/>
    <w:rsid w:val="31D0C76B"/>
    <w:rsid w:val="31F81B65"/>
    <w:rsid w:val="31F820D7"/>
    <w:rsid w:val="31FE9DC8"/>
    <w:rsid w:val="320A8459"/>
    <w:rsid w:val="321F1F88"/>
    <w:rsid w:val="3223E296"/>
    <w:rsid w:val="322A0809"/>
    <w:rsid w:val="3251AC29"/>
    <w:rsid w:val="326A0AFD"/>
    <w:rsid w:val="3272A841"/>
    <w:rsid w:val="327302D5"/>
    <w:rsid w:val="327676AE"/>
    <w:rsid w:val="328A05E8"/>
    <w:rsid w:val="32A1C3B1"/>
    <w:rsid w:val="32B4C5FB"/>
    <w:rsid w:val="32D0F00B"/>
    <w:rsid w:val="332F2012"/>
    <w:rsid w:val="3333D51F"/>
    <w:rsid w:val="334800E0"/>
    <w:rsid w:val="339E5732"/>
    <w:rsid w:val="339E73CE"/>
    <w:rsid w:val="33B9887B"/>
    <w:rsid w:val="33C43A90"/>
    <w:rsid w:val="33E01255"/>
    <w:rsid w:val="34223FE2"/>
    <w:rsid w:val="34313CB4"/>
    <w:rsid w:val="3479D1B0"/>
    <w:rsid w:val="348EBCD3"/>
    <w:rsid w:val="34C099B5"/>
    <w:rsid w:val="34EAFF34"/>
    <w:rsid w:val="3517AA9F"/>
    <w:rsid w:val="35277F58"/>
    <w:rsid w:val="35459DC4"/>
    <w:rsid w:val="354B037F"/>
    <w:rsid w:val="354DC560"/>
    <w:rsid w:val="356B4073"/>
    <w:rsid w:val="357E576A"/>
    <w:rsid w:val="35AD1EEB"/>
    <w:rsid w:val="35CA477C"/>
    <w:rsid w:val="35D3A733"/>
    <w:rsid w:val="35E4450A"/>
    <w:rsid w:val="35F5BFD5"/>
    <w:rsid w:val="35F82847"/>
    <w:rsid w:val="360F1AC1"/>
    <w:rsid w:val="361D6CC0"/>
    <w:rsid w:val="361FCCE8"/>
    <w:rsid w:val="3626EF59"/>
    <w:rsid w:val="362887A5"/>
    <w:rsid w:val="363B3968"/>
    <w:rsid w:val="363DAF48"/>
    <w:rsid w:val="3647B6F6"/>
    <w:rsid w:val="366EE631"/>
    <w:rsid w:val="36A47D1A"/>
    <w:rsid w:val="36ABDD12"/>
    <w:rsid w:val="36C865C1"/>
    <w:rsid w:val="36DE7FF5"/>
    <w:rsid w:val="36E607CB"/>
    <w:rsid w:val="36FCB078"/>
    <w:rsid w:val="36FE3697"/>
    <w:rsid w:val="372149EE"/>
    <w:rsid w:val="3722BA49"/>
    <w:rsid w:val="3730816D"/>
    <w:rsid w:val="3733B68E"/>
    <w:rsid w:val="3738562B"/>
    <w:rsid w:val="3750AD2D"/>
    <w:rsid w:val="378FCC30"/>
    <w:rsid w:val="379EDD4F"/>
    <w:rsid w:val="37AA8231"/>
    <w:rsid w:val="37C33671"/>
    <w:rsid w:val="37E3B705"/>
    <w:rsid w:val="37EC8D84"/>
    <w:rsid w:val="3825661A"/>
    <w:rsid w:val="3841596E"/>
    <w:rsid w:val="3852317F"/>
    <w:rsid w:val="385CFAFC"/>
    <w:rsid w:val="3866C2B5"/>
    <w:rsid w:val="387BF199"/>
    <w:rsid w:val="388588DD"/>
    <w:rsid w:val="38874A5C"/>
    <w:rsid w:val="38906E19"/>
    <w:rsid w:val="38A2E382"/>
    <w:rsid w:val="38A912AD"/>
    <w:rsid w:val="38AAC6B0"/>
    <w:rsid w:val="392D8C38"/>
    <w:rsid w:val="393673DA"/>
    <w:rsid w:val="39814242"/>
    <w:rsid w:val="3995CB08"/>
    <w:rsid w:val="39A7D81C"/>
    <w:rsid w:val="39A97F8D"/>
    <w:rsid w:val="39B7BC2C"/>
    <w:rsid w:val="39C0850D"/>
    <w:rsid w:val="39C9350C"/>
    <w:rsid w:val="39DEF42C"/>
    <w:rsid w:val="39F2F926"/>
    <w:rsid w:val="3A503D80"/>
    <w:rsid w:val="3A514E81"/>
    <w:rsid w:val="3A6C344C"/>
    <w:rsid w:val="3A9223E6"/>
    <w:rsid w:val="3AAD34F1"/>
    <w:rsid w:val="3ABD0A00"/>
    <w:rsid w:val="3AC4446C"/>
    <w:rsid w:val="3ACAB864"/>
    <w:rsid w:val="3AED661C"/>
    <w:rsid w:val="3AF02B5F"/>
    <w:rsid w:val="3B05C9DD"/>
    <w:rsid w:val="3B0F4ACE"/>
    <w:rsid w:val="3B1DDF03"/>
    <w:rsid w:val="3B293785"/>
    <w:rsid w:val="3B45A134"/>
    <w:rsid w:val="3B70DE68"/>
    <w:rsid w:val="3B832422"/>
    <w:rsid w:val="3B87FCF5"/>
    <w:rsid w:val="3B8C823D"/>
    <w:rsid w:val="3BB5A25A"/>
    <w:rsid w:val="3BC18F15"/>
    <w:rsid w:val="3BC633B7"/>
    <w:rsid w:val="3BE89450"/>
    <w:rsid w:val="3C074316"/>
    <w:rsid w:val="3C10D7D2"/>
    <w:rsid w:val="3C37FB52"/>
    <w:rsid w:val="3C394529"/>
    <w:rsid w:val="3C4B5871"/>
    <w:rsid w:val="3C4F541C"/>
    <w:rsid w:val="3C532459"/>
    <w:rsid w:val="3C5ABBF8"/>
    <w:rsid w:val="3C7022DF"/>
    <w:rsid w:val="3C8966E8"/>
    <w:rsid w:val="3CBDFB8B"/>
    <w:rsid w:val="3CCFB361"/>
    <w:rsid w:val="3CE67D0F"/>
    <w:rsid w:val="3D46341A"/>
    <w:rsid w:val="3D487F1F"/>
    <w:rsid w:val="3D617850"/>
    <w:rsid w:val="3D6B2156"/>
    <w:rsid w:val="3D7C6268"/>
    <w:rsid w:val="3D954119"/>
    <w:rsid w:val="3DDF0256"/>
    <w:rsid w:val="3DE92A1D"/>
    <w:rsid w:val="3E1C83F8"/>
    <w:rsid w:val="3E4922C3"/>
    <w:rsid w:val="3E494C45"/>
    <w:rsid w:val="3E5E06DB"/>
    <w:rsid w:val="3E8F14CB"/>
    <w:rsid w:val="3EA2919D"/>
    <w:rsid w:val="3EA3952C"/>
    <w:rsid w:val="3EB36CC1"/>
    <w:rsid w:val="3EB9B4F4"/>
    <w:rsid w:val="3ED4C8CE"/>
    <w:rsid w:val="3F040BE9"/>
    <w:rsid w:val="3F09A9C2"/>
    <w:rsid w:val="3F159B67"/>
    <w:rsid w:val="3F366B7C"/>
    <w:rsid w:val="3F38E7BA"/>
    <w:rsid w:val="3F4710C9"/>
    <w:rsid w:val="3F5BC606"/>
    <w:rsid w:val="3F6E8BA0"/>
    <w:rsid w:val="3F6F7083"/>
    <w:rsid w:val="3F9F571A"/>
    <w:rsid w:val="3FA671C2"/>
    <w:rsid w:val="3FAE40FD"/>
    <w:rsid w:val="3FCEF071"/>
    <w:rsid w:val="3FD51DC2"/>
    <w:rsid w:val="3FE7C0E8"/>
    <w:rsid w:val="3FEC60B5"/>
    <w:rsid w:val="40149E9F"/>
    <w:rsid w:val="401A2DAD"/>
    <w:rsid w:val="404519B5"/>
    <w:rsid w:val="4045D590"/>
    <w:rsid w:val="40A11616"/>
    <w:rsid w:val="40A58437"/>
    <w:rsid w:val="40BE7BA5"/>
    <w:rsid w:val="40C6DE23"/>
    <w:rsid w:val="40C84800"/>
    <w:rsid w:val="40D06A7F"/>
    <w:rsid w:val="40D51F0A"/>
    <w:rsid w:val="40E6B819"/>
    <w:rsid w:val="411168A8"/>
    <w:rsid w:val="412795DB"/>
    <w:rsid w:val="4139601C"/>
    <w:rsid w:val="4171905E"/>
    <w:rsid w:val="4172FFBE"/>
    <w:rsid w:val="41B0169B"/>
    <w:rsid w:val="41BB7DED"/>
    <w:rsid w:val="41FDF9B4"/>
    <w:rsid w:val="420A1F93"/>
    <w:rsid w:val="42136636"/>
    <w:rsid w:val="421DA189"/>
    <w:rsid w:val="42311BE5"/>
    <w:rsid w:val="4234F6E7"/>
    <w:rsid w:val="4238F38D"/>
    <w:rsid w:val="424BBAFA"/>
    <w:rsid w:val="428B1537"/>
    <w:rsid w:val="429B0B34"/>
    <w:rsid w:val="42B315F2"/>
    <w:rsid w:val="42B5E82C"/>
    <w:rsid w:val="42DDD2CC"/>
    <w:rsid w:val="42E78A6F"/>
    <w:rsid w:val="43094E9E"/>
    <w:rsid w:val="430E22BF"/>
    <w:rsid w:val="4328C1A4"/>
    <w:rsid w:val="436A9D1D"/>
    <w:rsid w:val="4389AC07"/>
    <w:rsid w:val="439A91AD"/>
    <w:rsid w:val="43AB0F4D"/>
    <w:rsid w:val="43D9CA80"/>
    <w:rsid w:val="43F3EF0F"/>
    <w:rsid w:val="441DA242"/>
    <w:rsid w:val="4429094E"/>
    <w:rsid w:val="4442A6DF"/>
    <w:rsid w:val="4471D169"/>
    <w:rsid w:val="4476902C"/>
    <w:rsid w:val="44A4964D"/>
    <w:rsid w:val="44DE93EA"/>
    <w:rsid w:val="44ED59CC"/>
    <w:rsid w:val="44F22B8C"/>
    <w:rsid w:val="44F5F310"/>
    <w:rsid w:val="44F7D5FE"/>
    <w:rsid w:val="44FE2B39"/>
    <w:rsid w:val="451444A3"/>
    <w:rsid w:val="45642A89"/>
    <w:rsid w:val="45643DA7"/>
    <w:rsid w:val="4574E0C6"/>
    <w:rsid w:val="458B870F"/>
    <w:rsid w:val="45EB6CDA"/>
    <w:rsid w:val="460E98B2"/>
    <w:rsid w:val="4614D76B"/>
    <w:rsid w:val="4649E1A6"/>
    <w:rsid w:val="464DF56D"/>
    <w:rsid w:val="46686667"/>
    <w:rsid w:val="46AF845F"/>
    <w:rsid w:val="46CC6F61"/>
    <w:rsid w:val="46DBFA4F"/>
    <w:rsid w:val="46DD6179"/>
    <w:rsid w:val="46DD8AAC"/>
    <w:rsid w:val="4705A6A4"/>
    <w:rsid w:val="471F44C5"/>
    <w:rsid w:val="4731851C"/>
    <w:rsid w:val="4737FCA9"/>
    <w:rsid w:val="47395D63"/>
    <w:rsid w:val="4773B3CE"/>
    <w:rsid w:val="47B14ACA"/>
    <w:rsid w:val="47DADF04"/>
    <w:rsid w:val="47F522B4"/>
    <w:rsid w:val="48034080"/>
    <w:rsid w:val="4809EF5C"/>
    <w:rsid w:val="48513AB7"/>
    <w:rsid w:val="485516D3"/>
    <w:rsid w:val="485FA9B1"/>
    <w:rsid w:val="4875048F"/>
    <w:rsid w:val="488D4A0D"/>
    <w:rsid w:val="488DE20C"/>
    <w:rsid w:val="48B14924"/>
    <w:rsid w:val="48D13439"/>
    <w:rsid w:val="48E75A01"/>
    <w:rsid w:val="4912AD88"/>
    <w:rsid w:val="4919B0A5"/>
    <w:rsid w:val="492C9DF8"/>
    <w:rsid w:val="4978E083"/>
    <w:rsid w:val="49998467"/>
    <w:rsid w:val="49A872D5"/>
    <w:rsid w:val="49C0D761"/>
    <w:rsid w:val="49E2AACD"/>
    <w:rsid w:val="49ED6FDE"/>
    <w:rsid w:val="49FB845D"/>
    <w:rsid w:val="4A1F4173"/>
    <w:rsid w:val="4A2F24BD"/>
    <w:rsid w:val="4A4DE48C"/>
    <w:rsid w:val="4A76DFF8"/>
    <w:rsid w:val="4A85F152"/>
    <w:rsid w:val="4A8A499C"/>
    <w:rsid w:val="4A8B50C0"/>
    <w:rsid w:val="4A9BE8DA"/>
    <w:rsid w:val="4AA8F714"/>
    <w:rsid w:val="4AAF75D5"/>
    <w:rsid w:val="4AB46B14"/>
    <w:rsid w:val="4AB82265"/>
    <w:rsid w:val="4AB8E14D"/>
    <w:rsid w:val="4AC80C16"/>
    <w:rsid w:val="4AD3D64C"/>
    <w:rsid w:val="4AEBFAA2"/>
    <w:rsid w:val="4B0EB228"/>
    <w:rsid w:val="4B238235"/>
    <w:rsid w:val="4B2C956A"/>
    <w:rsid w:val="4B33D467"/>
    <w:rsid w:val="4B489BF2"/>
    <w:rsid w:val="4BA13AC8"/>
    <w:rsid w:val="4BABF8B8"/>
    <w:rsid w:val="4BAD679B"/>
    <w:rsid w:val="4BB36011"/>
    <w:rsid w:val="4BD2D976"/>
    <w:rsid w:val="4BE4BA8A"/>
    <w:rsid w:val="4BF66DCE"/>
    <w:rsid w:val="4BFB1DAB"/>
    <w:rsid w:val="4C060F7D"/>
    <w:rsid w:val="4C15D2BC"/>
    <w:rsid w:val="4C2CDB1F"/>
    <w:rsid w:val="4C5580D5"/>
    <w:rsid w:val="4C5C2840"/>
    <w:rsid w:val="4C7961A1"/>
    <w:rsid w:val="4C7C80F8"/>
    <w:rsid w:val="4C8BE46E"/>
    <w:rsid w:val="4C9053A7"/>
    <w:rsid w:val="4CA80F0B"/>
    <w:rsid w:val="4CB355F8"/>
    <w:rsid w:val="4CBB3942"/>
    <w:rsid w:val="4CBDA839"/>
    <w:rsid w:val="4CDA8BAE"/>
    <w:rsid w:val="4CF3F4AF"/>
    <w:rsid w:val="4D216D67"/>
    <w:rsid w:val="4D3CCA49"/>
    <w:rsid w:val="4D4730DD"/>
    <w:rsid w:val="4D5161ED"/>
    <w:rsid w:val="4D54E903"/>
    <w:rsid w:val="4D57D024"/>
    <w:rsid w:val="4D6A7B19"/>
    <w:rsid w:val="4D6B3156"/>
    <w:rsid w:val="4D6ED8E9"/>
    <w:rsid w:val="4D94E62B"/>
    <w:rsid w:val="4DBB6122"/>
    <w:rsid w:val="4DBF3BA4"/>
    <w:rsid w:val="4DE834D8"/>
    <w:rsid w:val="4DE91336"/>
    <w:rsid w:val="4E0755F6"/>
    <w:rsid w:val="4E786705"/>
    <w:rsid w:val="4E85511D"/>
    <w:rsid w:val="4EA368F4"/>
    <w:rsid w:val="4EAE81A9"/>
    <w:rsid w:val="4ECAC3AB"/>
    <w:rsid w:val="4ED44063"/>
    <w:rsid w:val="4EFD12AC"/>
    <w:rsid w:val="4F02CE57"/>
    <w:rsid w:val="4F0E1107"/>
    <w:rsid w:val="4F1A5EA2"/>
    <w:rsid w:val="4F22AFA8"/>
    <w:rsid w:val="4F29A7A4"/>
    <w:rsid w:val="4F3BD5A6"/>
    <w:rsid w:val="4F486F8C"/>
    <w:rsid w:val="4F6219DF"/>
    <w:rsid w:val="4F6F4FB9"/>
    <w:rsid w:val="4F724252"/>
    <w:rsid w:val="4FA7FC19"/>
    <w:rsid w:val="4FAB79D5"/>
    <w:rsid w:val="4FD81808"/>
    <w:rsid w:val="4FDEC55F"/>
    <w:rsid w:val="4FF4EA8C"/>
    <w:rsid w:val="500E4698"/>
    <w:rsid w:val="50328B8C"/>
    <w:rsid w:val="504CB225"/>
    <w:rsid w:val="5051A2AB"/>
    <w:rsid w:val="5053F605"/>
    <w:rsid w:val="50777143"/>
    <w:rsid w:val="509E7D57"/>
    <w:rsid w:val="50ADE09A"/>
    <w:rsid w:val="50B4D491"/>
    <w:rsid w:val="50C101B6"/>
    <w:rsid w:val="50D5163E"/>
    <w:rsid w:val="50DFE7BF"/>
    <w:rsid w:val="50E3D986"/>
    <w:rsid w:val="5107F48B"/>
    <w:rsid w:val="511785C9"/>
    <w:rsid w:val="512BC755"/>
    <w:rsid w:val="512DC19B"/>
    <w:rsid w:val="512F2484"/>
    <w:rsid w:val="51403D16"/>
    <w:rsid w:val="517F9882"/>
    <w:rsid w:val="518C6E2B"/>
    <w:rsid w:val="5190B1C7"/>
    <w:rsid w:val="51B35E00"/>
    <w:rsid w:val="51B426D0"/>
    <w:rsid w:val="51BBDD80"/>
    <w:rsid w:val="51C19F65"/>
    <w:rsid w:val="51CA12EB"/>
    <w:rsid w:val="51D5181C"/>
    <w:rsid w:val="520D4852"/>
    <w:rsid w:val="520FA94A"/>
    <w:rsid w:val="5215E585"/>
    <w:rsid w:val="521C70E9"/>
    <w:rsid w:val="523516E5"/>
    <w:rsid w:val="5286419D"/>
    <w:rsid w:val="52AD2F13"/>
    <w:rsid w:val="52C5E8EA"/>
    <w:rsid w:val="52FAD7EC"/>
    <w:rsid w:val="52FAEB01"/>
    <w:rsid w:val="530A0C93"/>
    <w:rsid w:val="53204920"/>
    <w:rsid w:val="53514BED"/>
    <w:rsid w:val="5358CCD3"/>
    <w:rsid w:val="536D48FC"/>
    <w:rsid w:val="5393B139"/>
    <w:rsid w:val="5399CE6C"/>
    <w:rsid w:val="53AC0ACA"/>
    <w:rsid w:val="53C8BBAC"/>
    <w:rsid w:val="53D09F09"/>
    <w:rsid w:val="53E38CE5"/>
    <w:rsid w:val="53EFB6DD"/>
    <w:rsid w:val="53F881AF"/>
    <w:rsid w:val="540D75EF"/>
    <w:rsid w:val="5413DE6F"/>
    <w:rsid w:val="54349533"/>
    <w:rsid w:val="5444D9DE"/>
    <w:rsid w:val="54471D31"/>
    <w:rsid w:val="54699C04"/>
    <w:rsid w:val="546A2BD5"/>
    <w:rsid w:val="5488F7A7"/>
    <w:rsid w:val="548B420C"/>
    <w:rsid w:val="548D1296"/>
    <w:rsid w:val="548FC4A8"/>
    <w:rsid w:val="54A28461"/>
    <w:rsid w:val="54AE6A87"/>
    <w:rsid w:val="54B3EC0D"/>
    <w:rsid w:val="54B6A91D"/>
    <w:rsid w:val="54B79332"/>
    <w:rsid w:val="54BA201E"/>
    <w:rsid w:val="54BA5062"/>
    <w:rsid w:val="54C57789"/>
    <w:rsid w:val="54DE78CA"/>
    <w:rsid w:val="54F49E3E"/>
    <w:rsid w:val="551066C6"/>
    <w:rsid w:val="5513141F"/>
    <w:rsid w:val="5521ECE2"/>
    <w:rsid w:val="553CF81B"/>
    <w:rsid w:val="5547547F"/>
    <w:rsid w:val="554AF6BC"/>
    <w:rsid w:val="5554CE39"/>
    <w:rsid w:val="55B26F2E"/>
    <w:rsid w:val="55B5E14C"/>
    <w:rsid w:val="55BE6A4A"/>
    <w:rsid w:val="55CB6FE3"/>
    <w:rsid w:val="55D10026"/>
    <w:rsid w:val="55F23D3C"/>
    <w:rsid w:val="5604C7D5"/>
    <w:rsid w:val="56069DDF"/>
    <w:rsid w:val="56335094"/>
    <w:rsid w:val="5637BF4F"/>
    <w:rsid w:val="56973A36"/>
    <w:rsid w:val="56B6B196"/>
    <w:rsid w:val="56BD81CA"/>
    <w:rsid w:val="56BF9B9A"/>
    <w:rsid w:val="56E9068C"/>
    <w:rsid w:val="56EE5B3B"/>
    <w:rsid w:val="56F826CD"/>
    <w:rsid w:val="57021807"/>
    <w:rsid w:val="570B765F"/>
    <w:rsid w:val="572561FF"/>
    <w:rsid w:val="572C36C2"/>
    <w:rsid w:val="57322564"/>
    <w:rsid w:val="57345AA2"/>
    <w:rsid w:val="574C21AF"/>
    <w:rsid w:val="574C5590"/>
    <w:rsid w:val="57652B8D"/>
    <w:rsid w:val="57873102"/>
    <w:rsid w:val="57896426"/>
    <w:rsid w:val="578D88BB"/>
    <w:rsid w:val="57AC5E1A"/>
    <w:rsid w:val="57C6E989"/>
    <w:rsid w:val="57CF3910"/>
    <w:rsid w:val="57E145FF"/>
    <w:rsid w:val="57EDFAE0"/>
    <w:rsid w:val="57F2D816"/>
    <w:rsid w:val="5806B8CD"/>
    <w:rsid w:val="5813BBDA"/>
    <w:rsid w:val="5830EF64"/>
    <w:rsid w:val="5859B601"/>
    <w:rsid w:val="585ECBDA"/>
    <w:rsid w:val="585F164F"/>
    <w:rsid w:val="588CD288"/>
    <w:rsid w:val="5892C6A5"/>
    <w:rsid w:val="58954AB6"/>
    <w:rsid w:val="589B875B"/>
    <w:rsid w:val="58A3A858"/>
    <w:rsid w:val="58B45434"/>
    <w:rsid w:val="58C48DD1"/>
    <w:rsid w:val="59033E9D"/>
    <w:rsid w:val="592A756F"/>
    <w:rsid w:val="5930F9D7"/>
    <w:rsid w:val="593931DE"/>
    <w:rsid w:val="595273A0"/>
    <w:rsid w:val="5963F687"/>
    <w:rsid w:val="5967995E"/>
    <w:rsid w:val="596DF1F6"/>
    <w:rsid w:val="5971BD4E"/>
    <w:rsid w:val="597DD36A"/>
    <w:rsid w:val="598A0968"/>
    <w:rsid w:val="598DF76D"/>
    <w:rsid w:val="59A5E5CC"/>
    <w:rsid w:val="59BAEA07"/>
    <w:rsid w:val="59DE509F"/>
    <w:rsid w:val="59F8E06A"/>
    <w:rsid w:val="59FC4C95"/>
    <w:rsid w:val="5A0B0D90"/>
    <w:rsid w:val="5A32B0DA"/>
    <w:rsid w:val="5A56BF25"/>
    <w:rsid w:val="5A724A68"/>
    <w:rsid w:val="5AA9D1D2"/>
    <w:rsid w:val="5AB5A8DF"/>
    <w:rsid w:val="5AD715B8"/>
    <w:rsid w:val="5ADDEADB"/>
    <w:rsid w:val="5AE8C793"/>
    <w:rsid w:val="5B08C786"/>
    <w:rsid w:val="5B40456D"/>
    <w:rsid w:val="5B5E09B9"/>
    <w:rsid w:val="5B8B883A"/>
    <w:rsid w:val="5B8DA209"/>
    <w:rsid w:val="5BABB858"/>
    <w:rsid w:val="5BBEEA8F"/>
    <w:rsid w:val="5BDE7ED7"/>
    <w:rsid w:val="5BE95921"/>
    <w:rsid w:val="5BEC8C33"/>
    <w:rsid w:val="5C049F0C"/>
    <w:rsid w:val="5C170D0F"/>
    <w:rsid w:val="5C2EC1E4"/>
    <w:rsid w:val="5C4CE601"/>
    <w:rsid w:val="5C6FB6E8"/>
    <w:rsid w:val="5C80F80F"/>
    <w:rsid w:val="5C9DD313"/>
    <w:rsid w:val="5CA22527"/>
    <w:rsid w:val="5CA4AD1A"/>
    <w:rsid w:val="5CAA89A7"/>
    <w:rsid w:val="5CB132A2"/>
    <w:rsid w:val="5CBF4FEA"/>
    <w:rsid w:val="5CD36FBD"/>
    <w:rsid w:val="5CDCF2C7"/>
    <w:rsid w:val="5CEBA228"/>
    <w:rsid w:val="5CFEDC7A"/>
    <w:rsid w:val="5D0B9954"/>
    <w:rsid w:val="5D4BF08D"/>
    <w:rsid w:val="5D9FDCDB"/>
    <w:rsid w:val="5DA8BF54"/>
    <w:rsid w:val="5DCB7D11"/>
    <w:rsid w:val="5DE416A3"/>
    <w:rsid w:val="5DE4DDA8"/>
    <w:rsid w:val="5DE96AE8"/>
    <w:rsid w:val="5DFCE0CE"/>
    <w:rsid w:val="5E2DB65F"/>
    <w:rsid w:val="5E320D5F"/>
    <w:rsid w:val="5E38C3CD"/>
    <w:rsid w:val="5E48C1C4"/>
    <w:rsid w:val="5E93CEC9"/>
    <w:rsid w:val="5E95F54F"/>
    <w:rsid w:val="5E9FB168"/>
    <w:rsid w:val="5EAE8749"/>
    <w:rsid w:val="5EC3B2C9"/>
    <w:rsid w:val="5ED05CC3"/>
    <w:rsid w:val="5ED869E8"/>
    <w:rsid w:val="5EE0DE0A"/>
    <w:rsid w:val="5EE414CE"/>
    <w:rsid w:val="5EEEE718"/>
    <w:rsid w:val="5F09D40D"/>
    <w:rsid w:val="5F1FD89F"/>
    <w:rsid w:val="5F21A8CF"/>
    <w:rsid w:val="5F422D47"/>
    <w:rsid w:val="5F667CE7"/>
    <w:rsid w:val="5F7C5B9A"/>
    <w:rsid w:val="5F82C7E8"/>
    <w:rsid w:val="5FA85C7D"/>
    <w:rsid w:val="5FCE3804"/>
    <w:rsid w:val="5FD6B18F"/>
    <w:rsid w:val="5FE859BA"/>
    <w:rsid w:val="5FF968E5"/>
    <w:rsid w:val="600605CD"/>
    <w:rsid w:val="60169AC8"/>
    <w:rsid w:val="601BF3AC"/>
    <w:rsid w:val="6050F0F3"/>
    <w:rsid w:val="6055D3BE"/>
    <w:rsid w:val="606BA55B"/>
    <w:rsid w:val="606E07A7"/>
    <w:rsid w:val="6072926C"/>
    <w:rsid w:val="60832A4F"/>
    <w:rsid w:val="60894ADA"/>
    <w:rsid w:val="609B5877"/>
    <w:rsid w:val="60B3A2D6"/>
    <w:rsid w:val="60C126D7"/>
    <w:rsid w:val="60CBDA94"/>
    <w:rsid w:val="60DDBFF2"/>
    <w:rsid w:val="60E4E5A0"/>
    <w:rsid w:val="60EEA5AD"/>
    <w:rsid w:val="60FF3E18"/>
    <w:rsid w:val="6111989A"/>
    <w:rsid w:val="613E370C"/>
    <w:rsid w:val="6147DB4E"/>
    <w:rsid w:val="6166C925"/>
    <w:rsid w:val="618DB355"/>
    <w:rsid w:val="618FE71C"/>
    <w:rsid w:val="61B5215C"/>
    <w:rsid w:val="61BCE7F0"/>
    <w:rsid w:val="61DD1F69"/>
    <w:rsid w:val="61EF598B"/>
    <w:rsid w:val="621C0759"/>
    <w:rsid w:val="622AC358"/>
    <w:rsid w:val="622B456C"/>
    <w:rsid w:val="6247ADA6"/>
    <w:rsid w:val="627B1D80"/>
    <w:rsid w:val="62B3BBF9"/>
    <w:rsid w:val="62B602D1"/>
    <w:rsid w:val="62B8DAFB"/>
    <w:rsid w:val="62DA4F65"/>
    <w:rsid w:val="62E0BA09"/>
    <w:rsid w:val="62E1C5CA"/>
    <w:rsid w:val="62EA12E4"/>
    <w:rsid w:val="62F13D2C"/>
    <w:rsid w:val="6302589A"/>
    <w:rsid w:val="631B46A7"/>
    <w:rsid w:val="632CC409"/>
    <w:rsid w:val="632E7187"/>
    <w:rsid w:val="6333750C"/>
    <w:rsid w:val="63423169"/>
    <w:rsid w:val="6372EB23"/>
    <w:rsid w:val="63AE7B80"/>
    <w:rsid w:val="63BF319D"/>
    <w:rsid w:val="63C607EC"/>
    <w:rsid w:val="63CAA5D2"/>
    <w:rsid w:val="63DBF056"/>
    <w:rsid w:val="63E759F7"/>
    <w:rsid w:val="63F18C59"/>
    <w:rsid w:val="641EA39A"/>
    <w:rsid w:val="6420BBB1"/>
    <w:rsid w:val="642DC4D5"/>
    <w:rsid w:val="643D07BB"/>
    <w:rsid w:val="643E32AD"/>
    <w:rsid w:val="64509F89"/>
    <w:rsid w:val="646DBBB1"/>
    <w:rsid w:val="6494CBB8"/>
    <w:rsid w:val="64980C7D"/>
    <w:rsid w:val="649BE739"/>
    <w:rsid w:val="64B419D5"/>
    <w:rsid w:val="64DB2AAA"/>
    <w:rsid w:val="64EE29D3"/>
    <w:rsid w:val="64EF8D52"/>
    <w:rsid w:val="64F66F24"/>
    <w:rsid w:val="651E8C7A"/>
    <w:rsid w:val="6544EB3E"/>
    <w:rsid w:val="65839259"/>
    <w:rsid w:val="65902210"/>
    <w:rsid w:val="65B39395"/>
    <w:rsid w:val="65B6E44A"/>
    <w:rsid w:val="65CBB50D"/>
    <w:rsid w:val="65FA629E"/>
    <w:rsid w:val="66012223"/>
    <w:rsid w:val="6609EA47"/>
    <w:rsid w:val="6617613A"/>
    <w:rsid w:val="661D6FAD"/>
    <w:rsid w:val="66411257"/>
    <w:rsid w:val="665289B3"/>
    <w:rsid w:val="6675CD53"/>
    <w:rsid w:val="6690E40E"/>
    <w:rsid w:val="669BCA20"/>
    <w:rsid w:val="66A1CCD5"/>
    <w:rsid w:val="66A22A42"/>
    <w:rsid w:val="66B00EB8"/>
    <w:rsid w:val="66C0444C"/>
    <w:rsid w:val="672017DD"/>
    <w:rsid w:val="67246299"/>
    <w:rsid w:val="6732C629"/>
    <w:rsid w:val="673BE6B0"/>
    <w:rsid w:val="675551D5"/>
    <w:rsid w:val="677141A8"/>
    <w:rsid w:val="67719CA0"/>
    <w:rsid w:val="6792791F"/>
    <w:rsid w:val="67A4E4CE"/>
    <w:rsid w:val="67C362AD"/>
    <w:rsid w:val="67D8FBE7"/>
    <w:rsid w:val="67E358E6"/>
    <w:rsid w:val="67EDFEA0"/>
    <w:rsid w:val="681852C0"/>
    <w:rsid w:val="6842B716"/>
    <w:rsid w:val="6849D002"/>
    <w:rsid w:val="6865F2DA"/>
    <w:rsid w:val="6881F8EC"/>
    <w:rsid w:val="6885736D"/>
    <w:rsid w:val="68935068"/>
    <w:rsid w:val="6893C4B8"/>
    <w:rsid w:val="68A8BB81"/>
    <w:rsid w:val="68B87FC1"/>
    <w:rsid w:val="68C433F0"/>
    <w:rsid w:val="68D1EE40"/>
    <w:rsid w:val="68DE407D"/>
    <w:rsid w:val="691D0CB4"/>
    <w:rsid w:val="69226001"/>
    <w:rsid w:val="69323130"/>
    <w:rsid w:val="693D2E62"/>
    <w:rsid w:val="69447904"/>
    <w:rsid w:val="6960EB6B"/>
    <w:rsid w:val="69A1D3DD"/>
    <w:rsid w:val="69B181C5"/>
    <w:rsid w:val="69B22A02"/>
    <w:rsid w:val="69B26326"/>
    <w:rsid w:val="69C4F9E8"/>
    <w:rsid w:val="69F9E256"/>
    <w:rsid w:val="6A106FE2"/>
    <w:rsid w:val="6A1E3FB1"/>
    <w:rsid w:val="6A3AD632"/>
    <w:rsid w:val="6A4C0870"/>
    <w:rsid w:val="6A4F92C3"/>
    <w:rsid w:val="6A50A081"/>
    <w:rsid w:val="6A7117F0"/>
    <w:rsid w:val="6AAC30F0"/>
    <w:rsid w:val="6AD3E50C"/>
    <w:rsid w:val="6B0B144F"/>
    <w:rsid w:val="6B2FAC94"/>
    <w:rsid w:val="6B39474C"/>
    <w:rsid w:val="6B429B99"/>
    <w:rsid w:val="6B573370"/>
    <w:rsid w:val="6B65D666"/>
    <w:rsid w:val="6B6842D9"/>
    <w:rsid w:val="6BB81F97"/>
    <w:rsid w:val="6BC3C480"/>
    <w:rsid w:val="6BC67817"/>
    <w:rsid w:val="6BD048EC"/>
    <w:rsid w:val="6BE8E87E"/>
    <w:rsid w:val="6BF86912"/>
    <w:rsid w:val="6C035B55"/>
    <w:rsid w:val="6C046A28"/>
    <w:rsid w:val="6C231BB3"/>
    <w:rsid w:val="6C2A4B9A"/>
    <w:rsid w:val="6C3603DD"/>
    <w:rsid w:val="6C5130DF"/>
    <w:rsid w:val="6C591D85"/>
    <w:rsid w:val="6C5DB46E"/>
    <w:rsid w:val="6C5DE019"/>
    <w:rsid w:val="6C673B76"/>
    <w:rsid w:val="6C72DE93"/>
    <w:rsid w:val="6CA4CF1F"/>
    <w:rsid w:val="6CAB47EF"/>
    <w:rsid w:val="6CB09D78"/>
    <w:rsid w:val="6CCBFD02"/>
    <w:rsid w:val="6CD72100"/>
    <w:rsid w:val="6CD9469A"/>
    <w:rsid w:val="6CFD0E6E"/>
    <w:rsid w:val="6D0F2863"/>
    <w:rsid w:val="6D157C10"/>
    <w:rsid w:val="6D2D47E0"/>
    <w:rsid w:val="6D4927D2"/>
    <w:rsid w:val="6D5655D6"/>
    <w:rsid w:val="6D5A0770"/>
    <w:rsid w:val="6D5E5EE5"/>
    <w:rsid w:val="6D62D652"/>
    <w:rsid w:val="6D7CD78D"/>
    <w:rsid w:val="6D80AD0C"/>
    <w:rsid w:val="6D97D655"/>
    <w:rsid w:val="6DC6C42C"/>
    <w:rsid w:val="6DF0E8D1"/>
    <w:rsid w:val="6DFCF9D4"/>
    <w:rsid w:val="6E1F0B51"/>
    <w:rsid w:val="6E1F2750"/>
    <w:rsid w:val="6E233741"/>
    <w:rsid w:val="6E332811"/>
    <w:rsid w:val="6E6449BF"/>
    <w:rsid w:val="6E7D27A8"/>
    <w:rsid w:val="6E8CBF63"/>
    <w:rsid w:val="6EA235BE"/>
    <w:rsid w:val="6EA3B07A"/>
    <w:rsid w:val="6EA5E95B"/>
    <w:rsid w:val="6EA870FD"/>
    <w:rsid w:val="6F3CFC27"/>
    <w:rsid w:val="6F68275D"/>
    <w:rsid w:val="6F9086B4"/>
    <w:rsid w:val="6FA31978"/>
    <w:rsid w:val="6FAF01F6"/>
    <w:rsid w:val="6FB7D50E"/>
    <w:rsid w:val="6FCCDFBA"/>
    <w:rsid w:val="6FDBA175"/>
    <w:rsid w:val="6FE3C190"/>
    <w:rsid w:val="6FF89A38"/>
    <w:rsid w:val="7011C19D"/>
    <w:rsid w:val="70633A1A"/>
    <w:rsid w:val="706873A8"/>
    <w:rsid w:val="7088522D"/>
    <w:rsid w:val="70A23AEA"/>
    <w:rsid w:val="70C14C89"/>
    <w:rsid w:val="70D264C9"/>
    <w:rsid w:val="70D2A7A8"/>
    <w:rsid w:val="70E722D0"/>
    <w:rsid w:val="710C8E8C"/>
    <w:rsid w:val="7125538C"/>
    <w:rsid w:val="71385F02"/>
    <w:rsid w:val="7138E4CC"/>
    <w:rsid w:val="713F84FF"/>
    <w:rsid w:val="7161A478"/>
    <w:rsid w:val="716B378E"/>
    <w:rsid w:val="71A35CE3"/>
    <w:rsid w:val="71C73A6A"/>
    <w:rsid w:val="71CD4667"/>
    <w:rsid w:val="71E2CD1F"/>
    <w:rsid w:val="71E3C706"/>
    <w:rsid w:val="71E93DE5"/>
    <w:rsid w:val="71F100A4"/>
    <w:rsid w:val="71F312C8"/>
    <w:rsid w:val="720141BC"/>
    <w:rsid w:val="720C4BFE"/>
    <w:rsid w:val="721EC7FE"/>
    <w:rsid w:val="7221CCFD"/>
    <w:rsid w:val="72432D0D"/>
    <w:rsid w:val="727436A7"/>
    <w:rsid w:val="72AB61A2"/>
    <w:rsid w:val="72B9B1C0"/>
    <w:rsid w:val="72D4889B"/>
    <w:rsid w:val="72DBED76"/>
    <w:rsid w:val="72F0E6C9"/>
    <w:rsid w:val="730FD3CE"/>
    <w:rsid w:val="731C0120"/>
    <w:rsid w:val="731F484A"/>
    <w:rsid w:val="73259BF3"/>
    <w:rsid w:val="7339EA86"/>
    <w:rsid w:val="73594670"/>
    <w:rsid w:val="736E0EAA"/>
    <w:rsid w:val="736E545F"/>
    <w:rsid w:val="737F185B"/>
    <w:rsid w:val="7388AF93"/>
    <w:rsid w:val="739A10CE"/>
    <w:rsid w:val="73A1DBCB"/>
    <w:rsid w:val="73A46E01"/>
    <w:rsid w:val="73C67E4D"/>
    <w:rsid w:val="73CC1A19"/>
    <w:rsid w:val="73F2EB41"/>
    <w:rsid w:val="73F3634B"/>
    <w:rsid w:val="73F422CC"/>
    <w:rsid w:val="740AA956"/>
    <w:rsid w:val="74512B93"/>
    <w:rsid w:val="74579EDF"/>
    <w:rsid w:val="745FC927"/>
    <w:rsid w:val="746A3FA3"/>
    <w:rsid w:val="7488F72E"/>
    <w:rsid w:val="749CFBD3"/>
    <w:rsid w:val="74A8C37D"/>
    <w:rsid w:val="74AAAC57"/>
    <w:rsid w:val="74B319A3"/>
    <w:rsid w:val="74C7E31B"/>
    <w:rsid w:val="74D03E7D"/>
    <w:rsid w:val="74D87FCD"/>
    <w:rsid w:val="751CC737"/>
    <w:rsid w:val="7523AACF"/>
    <w:rsid w:val="753AAB57"/>
    <w:rsid w:val="75760703"/>
    <w:rsid w:val="757F15E6"/>
    <w:rsid w:val="75823856"/>
    <w:rsid w:val="7589BF5B"/>
    <w:rsid w:val="7596CB19"/>
    <w:rsid w:val="759B9F3D"/>
    <w:rsid w:val="75B66F28"/>
    <w:rsid w:val="75E3FC2F"/>
    <w:rsid w:val="75EC007A"/>
    <w:rsid w:val="75FFAB69"/>
    <w:rsid w:val="761D2504"/>
    <w:rsid w:val="7621BDC2"/>
    <w:rsid w:val="76249C5F"/>
    <w:rsid w:val="763C7036"/>
    <w:rsid w:val="7643BC23"/>
    <w:rsid w:val="7649E4B3"/>
    <w:rsid w:val="764F6A16"/>
    <w:rsid w:val="766A8CFC"/>
    <w:rsid w:val="768F6CF2"/>
    <w:rsid w:val="76915BCF"/>
    <w:rsid w:val="7692446A"/>
    <w:rsid w:val="76C54ADF"/>
    <w:rsid w:val="76DC8FB0"/>
    <w:rsid w:val="76E6B714"/>
    <w:rsid w:val="76EE106E"/>
    <w:rsid w:val="76FB496A"/>
    <w:rsid w:val="77185F16"/>
    <w:rsid w:val="771DBC3F"/>
    <w:rsid w:val="7721D980"/>
    <w:rsid w:val="772357FA"/>
    <w:rsid w:val="774B24EF"/>
    <w:rsid w:val="77982B2B"/>
    <w:rsid w:val="77A88470"/>
    <w:rsid w:val="77B6D43F"/>
    <w:rsid w:val="77CF9382"/>
    <w:rsid w:val="78043C5D"/>
    <w:rsid w:val="7824EC21"/>
    <w:rsid w:val="784C4313"/>
    <w:rsid w:val="78518942"/>
    <w:rsid w:val="78775035"/>
    <w:rsid w:val="78801678"/>
    <w:rsid w:val="78CA5C06"/>
    <w:rsid w:val="78ED70C0"/>
    <w:rsid w:val="790188CB"/>
    <w:rsid w:val="7906AB08"/>
    <w:rsid w:val="790A095E"/>
    <w:rsid w:val="790CEC4C"/>
    <w:rsid w:val="7922560D"/>
    <w:rsid w:val="792546F6"/>
    <w:rsid w:val="79396E67"/>
    <w:rsid w:val="793B42E5"/>
    <w:rsid w:val="7964B761"/>
    <w:rsid w:val="79752FEB"/>
    <w:rsid w:val="79823F09"/>
    <w:rsid w:val="79854DCD"/>
    <w:rsid w:val="798CC732"/>
    <w:rsid w:val="799D2EE3"/>
    <w:rsid w:val="79BC9A4F"/>
    <w:rsid w:val="79CCD798"/>
    <w:rsid w:val="79D227E6"/>
    <w:rsid w:val="7A004D9B"/>
    <w:rsid w:val="7A162804"/>
    <w:rsid w:val="7A201926"/>
    <w:rsid w:val="7A4651C1"/>
    <w:rsid w:val="7A5D3262"/>
    <w:rsid w:val="7AA24EFB"/>
    <w:rsid w:val="7AA2B5E2"/>
    <w:rsid w:val="7AB79627"/>
    <w:rsid w:val="7AB8B0C3"/>
    <w:rsid w:val="7AD6C518"/>
    <w:rsid w:val="7AD7D30F"/>
    <w:rsid w:val="7AE3A9D9"/>
    <w:rsid w:val="7AF8CB20"/>
    <w:rsid w:val="7B099898"/>
    <w:rsid w:val="7B277AD5"/>
    <w:rsid w:val="7B33D761"/>
    <w:rsid w:val="7B5F8CAF"/>
    <w:rsid w:val="7B867805"/>
    <w:rsid w:val="7B89F99F"/>
    <w:rsid w:val="7B924422"/>
    <w:rsid w:val="7B94E4AB"/>
    <w:rsid w:val="7B959023"/>
    <w:rsid w:val="7B9D13E4"/>
    <w:rsid w:val="7B9E19B0"/>
    <w:rsid w:val="7BA0FA11"/>
    <w:rsid w:val="7BB64218"/>
    <w:rsid w:val="7BBF3BA5"/>
    <w:rsid w:val="7C0233C0"/>
    <w:rsid w:val="7C3091A1"/>
    <w:rsid w:val="7C3797EA"/>
    <w:rsid w:val="7C385C08"/>
    <w:rsid w:val="7C749A8E"/>
    <w:rsid w:val="7C7BC590"/>
    <w:rsid w:val="7C7D4707"/>
    <w:rsid w:val="7C97085D"/>
    <w:rsid w:val="7CCFBFAF"/>
    <w:rsid w:val="7CF52C56"/>
    <w:rsid w:val="7D111938"/>
    <w:rsid w:val="7D1FD6BE"/>
    <w:rsid w:val="7D3127A1"/>
    <w:rsid w:val="7D454D71"/>
    <w:rsid w:val="7D688221"/>
    <w:rsid w:val="7D6B3344"/>
    <w:rsid w:val="7D8955C1"/>
    <w:rsid w:val="7DB5C415"/>
    <w:rsid w:val="7DB77ADF"/>
    <w:rsid w:val="7DCCDFC5"/>
    <w:rsid w:val="7DE1FE79"/>
    <w:rsid w:val="7DE6725F"/>
    <w:rsid w:val="7DE74D0C"/>
    <w:rsid w:val="7DE82D74"/>
    <w:rsid w:val="7E108094"/>
    <w:rsid w:val="7E384188"/>
    <w:rsid w:val="7E63C1E9"/>
    <w:rsid w:val="7E8CF9C1"/>
    <w:rsid w:val="7EA2E363"/>
    <w:rsid w:val="7EAE8ECD"/>
    <w:rsid w:val="7EBA3BAF"/>
    <w:rsid w:val="7EE82443"/>
    <w:rsid w:val="7EEEA41E"/>
    <w:rsid w:val="7F0197CB"/>
    <w:rsid w:val="7F03A6F5"/>
    <w:rsid w:val="7F14F44C"/>
    <w:rsid w:val="7F1A184B"/>
    <w:rsid w:val="7F24926A"/>
    <w:rsid w:val="7F363F54"/>
    <w:rsid w:val="7F5E3D53"/>
    <w:rsid w:val="7F93D9AA"/>
    <w:rsid w:val="7FB0378E"/>
    <w:rsid w:val="7FF4A656"/>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A005D1"/>
  <w15:docId w15:val="{6396F970-0887-4D0A-AF89-CA3C68334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3A0"/>
    <w:pPr>
      <w:spacing w:after="0"/>
    </w:pPr>
    <w:rPr>
      <w:rFonts w:ascii="Arial Nova" w:eastAsia="Arial Nova" w:hAnsi="Arial Nova" w:cs="Arial Nova"/>
      <w:color w:val="FF0000"/>
    </w:rPr>
  </w:style>
  <w:style w:type="paragraph" w:styleId="Heading1">
    <w:name w:val="heading 1"/>
    <w:basedOn w:val="Normal"/>
    <w:next w:val="Normal"/>
    <w:uiPriority w:val="9"/>
    <w:qFormat/>
    <w:rsid w:val="7A201926"/>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7A201926"/>
    <w:pPr>
      <w:keepNext/>
      <w:keepLines/>
      <w:spacing w:before="360" w:after="80"/>
      <w:outlineLvl w:val="1"/>
    </w:pPr>
    <w:rPr>
      <w:b/>
      <w:bCs/>
      <w:sz w:val="36"/>
      <w:szCs w:val="36"/>
    </w:rPr>
  </w:style>
  <w:style w:type="paragraph" w:styleId="Heading3">
    <w:name w:val="heading 3"/>
    <w:basedOn w:val="Normal"/>
    <w:link w:val="Heading3Char"/>
    <w:uiPriority w:val="9"/>
    <w:semiHidden/>
    <w:unhideWhenUsed/>
    <w:qFormat/>
    <w:rsid w:val="7A201926"/>
    <w:pPr>
      <w:spacing w:beforeAutospacing="1"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rsid w:val="7A201926"/>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7A201926"/>
    <w:pPr>
      <w:keepNext/>
      <w:keepLines/>
      <w:spacing w:before="220" w:after="40"/>
      <w:outlineLvl w:val="4"/>
    </w:pPr>
    <w:rPr>
      <w:b/>
      <w:bCs/>
    </w:rPr>
  </w:style>
  <w:style w:type="paragraph" w:styleId="Heading6">
    <w:name w:val="heading 6"/>
    <w:basedOn w:val="Normal"/>
    <w:next w:val="Normal"/>
    <w:uiPriority w:val="9"/>
    <w:semiHidden/>
    <w:unhideWhenUsed/>
    <w:qFormat/>
    <w:rsid w:val="7A201926"/>
    <w:pPr>
      <w:keepNext/>
      <w:keepLines/>
      <w:spacing w:before="200" w:after="40"/>
      <w:outlineLvl w:val="5"/>
    </w:pPr>
    <w:rPr>
      <w:b/>
      <w:bCs/>
      <w:sz w:val="20"/>
      <w:szCs w:val="20"/>
    </w:rPr>
  </w:style>
  <w:style w:type="paragraph" w:styleId="Heading7">
    <w:name w:val="heading 7"/>
    <w:basedOn w:val="Normal"/>
    <w:next w:val="Normal"/>
    <w:uiPriority w:val="9"/>
    <w:unhideWhenUsed/>
    <w:qFormat/>
    <w:rsid w:val="7A201926"/>
    <w:pPr>
      <w:keepNext/>
      <w:keepLines/>
      <w:spacing w:before="40"/>
      <w:outlineLvl w:val="6"/>
    </w:pPr>
    <w:rPr>
      <w:rFonts w:asciiTheme="majorHAnsi" w:eastAsiaTheme="majorEastAsia" w:hAnsiTheme="majorHAnsi" w:cstheme="majorBidi"/>
      <w:i/>
      <w:iCs/>
      <w:color w:val="1F3763"/>
    </w:rPr>
  </w:style>
  <w:style w:type="paragraph" w:styleId="Heading8">
    <w:name w:val="heading 8"/>
    <w:basedOn w:val="Normal"/>
    <w:next w:val="Normal"/>
    <w:uiPriority w:val="9"/>
    <w:unhideWhenUsed/>
    <w:qFormat/>
    <w:rsid w:val="7A201926"/>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7A201926"/>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7A201926"/>
    <w:pPr>
      <w:keepNext/>
      <w:keepLines/>
      <w:spacing w:before="480" w:after="120"/>
    </w:pPr>
    <w:rPr>
      <w:b/>
      <w:bCs/>
      <w:sz w:val="72"/>
      <w:szCs w:val="72"/>
    </w:rPr>
  </w:style>
  <w:style w:type="paragraph" w:styleId="ListParagraph">
    <w:name w:val="List Paragraph"/>
    <w:basedOn w:val="Normal"/>
    <w:uiPriority w:val="34"/>
    <w:qFormat/>
    <w:rsid w:val="7A201926"/>
    <w:pPr>
      <w:ind w:left="720"/>
      <w:contextualSpacing/>
    </w:pPr>
  </w:style>
  <w:style w:type="character" w:styleId="Strong">
    <w:name w:val="Strong"/>
    <w:basedOn w:val="DefaultParagraphFont"/>
    <w:uiPriority w:val="22"/>
    <w:qFormat/>
    <w:rsid w:val="00DC26B7"/>
    <w:rPr>
      <w:b/>
      <w:bCs/>
    </w:rPr>
  </w:style>
  <w:style w:type="character" w:customStyle="1" w:styleId="anchor-text">
    <w:name w:val="anchor-text"/>
    <w:basedOn w:val="DefaultParagraphFont"/>
    <w:rsid w:val="00DC26B7"/>
  </w:style>
  <w:style w:type="paragraph" w:styleId="NormalWeb">
    <w:name w:val="Normal (Web)"/>
    <w:basedOn w:val="Normal"/>
    <w:uiPriority w:val="99"/>
    <w:semiHidden/>
    <w:unhideWhenUsed/>
    <w:rsid w:val="7A201926"/>
    <w:pPr>
      <w:spacing w:beforeAutospacing="1"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81A1F"/>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DC57E1"/>
    <w:rPr>
      <w:color w:val="0000FF"/>
      <w:u w:val="single"/>
    </w:rPr>
  </w:style>
  <w:style w:type="paragraph" w:styleId="Subtitle">
    <w:name w:val="Subtitle"/>
    <w:basedOn w:val="Normal"/>
    <w:next w:val="Normal"/>
    <w:uiPriority w:val="11"/>
    <w:qFormat/>
    <w:rsid w:val="7A201926"/>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7A201926"/>
    <w:pPr>
      <w:tabs>
        <w:tab w:val="center" w:pos="4513"/>
        <w:tab w:val="right" w:pos="9026"/>
      </w:tabs>
    </w:pPr>
  </w:style>
  <w:style w:type="character" w:customStyle="1" w:styleId="HeaderChar">
    <w:name w:val="Header Char"/>
    <w:basedOn w:val="DefaultParagraphFont"/>
    <w:link w:val="Header"/>
    <w:uiPriority w:val="99"/>
    <w:rsid w:val="00734717"/>
  </w:style>
  <w:style w:type="paragraph" w:styleId="Footer">
    <w:name w:val="footer"/>
    <w:basedOn w:val="Normal"/>
    <w:link w:val="FooterChar"/>
    <w:uiPriority w:val="99"/>
    <w:unhideWhenUsed/>
    <w:rsid w:val="7A201926"/>
    <w:pPr>
      <w:tabs>
        <w:tab w:val="center" w:pos="4513"/>
        <w:tab w:val="right" w:pos="9026"/>
      </w:tabs>
    </w:pPr>
  </w:style>
  <w:style w:type="character" w:customStyle="1" w:styleId="FooterChar">
    <w:name w:val="Footer Char"/>
    <w:basedOn w:val="DefaultParagraphFont"/>
    <w:link w:val="Footer"/>
    <w:uiPriority w:val="99"/>
    <w:rsid w:val="00734717"/>
  </w:style>
  <w:style w:type="paragraph" w:styleId="Revision">
    <w:name w:val="Revision"/>
    <w:hidden/>
    <w:uiPriority w:val="99"/>
    <w:semiHidden/>
    <w:rsid w:val="0039186D"/>
    <w:pPr>
      <w:spacing w:after="0" w:line="240" w:lineRule="auto"/>
    </w:pPr>
  </w:style>
  <w:style w:type="character" w:styleId="CommentReference">
    <w:name w:val="annotation reference"/>
    <w:basedOn w:val="DefaultParagraphFont"/>
    <w:uiPriority w:val="99"/>
    <w:semiHidden/>
    <w:unhideWhenUsed/>
    <w:rsid w:val="0049351F"/>
    <w:rPr>
      <w:sz w:val="16"/>
      <w:szCs w:val="16"/>
    </w:rPr>
  </w:style>
  <w:style w:type="paragraph" w:styleId="CommentText">
    <w:name w:val="annotation text"/>
    <w:basedOn w:val="Normal"/>
    <w:link w:val="CommentTextChar"/>
    <w:uiPriority w:val="99"/>
    <w:unhideWhenUsed/>
    <w:rsid w:val="7A201926"/>
    <w:rPr>
      <w:sz w:val="20"/>
      <w:szCs w:val="20"/>
    </w:rPr>
  </w:style>
  <w:style w:type="character" w:customStyle="1" w:styleId="CommentTextChar">
    <w:name w:val="Comment Text Char"/>
    <w:basedOn w:val="DefaultParagraphFont"/>
    <w:link w:val="CommentText"/>
    <w:uiPriority w:val="99"/>
    <w:rsid w:val="0049351F"/>
    <w:rPr>
      <w:sz w:val="20"/>
      <w:szCs w:val="20"/>
    </w:rPr>
  </w:style>
  <w:style w:type="paragraph" w:styleId="CommentSubject">
    <w:name w:val="annotation subject"/>
    <w:basedOn w:val="CommentText"/>
    <w:next w:val="CommentText"/>
    <w:link w:val="CommentSubjectChar"/>
    <w:uiPriority w:val="99"/>
    <w:semiHidden/>
    <w:unhideWhenUsed/>
    <w:rsid w:val="0049351F"/>
    <w:rPr>
      <w:b/>
      <w:bCs/>
    </w:rPr>
  </w:style>
  <w:style w:type="character" w:customStyle="1" w:styleId="CommentSubjectChar">
    <w:name w:val="Comment Subject Char"/>
    <w:basedOn w:val="CommentTextChar"/>
    <w:link w:val="CommentSubject"/>
    <w:uiPriority w:val="99"/>
    <w:semiHidden/>
    <w:rsid w:val="0049351F"/>
    <w:rPr>
      <w:b/>
      <w:bCs/>
      <w:sz w:val="20"/>
      <w:szCs w:val="20"/>
    </w:rPr>
  </w:style>
  <w:style w:type="paragraph" w:styleId="BalloonText">
    <w:name w:val="Balloon Text"/>
    <w:basedOn w:val="Normal"/>
    <w:link w:val="BalloonTextChar"/>
    <w:uiPriority w:val="99"/>
    <w:semiHidden/>
    <w:unhideWhenUsed/>
    <w:rsid w:val="7A2019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C5C"/>
    <w:rPr>
      <w:rFonts w:ascii="Segoe UI" w:hAnsi="Segoe UI" w:cs="Segoe UI"/>
      <w:sz w:val="18"/>
      <w:szCs w:val="18"/>
    </w:rPr>
  </w:style>
  <w:style w:type="table" w:styleId="TableGrid">
    <w:name w:val="Table Grid"/>
    <w:basedOn w:val="TableNormal"/>
    <w:uiPriority w:val="39"/>
    <w:rsid w:val="00283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7544F"/>
    <w:rPr>
      <w:color w:val="605E5C"/>
      <w:shd w:val="clear" w:color="auto" w:fill="E1DFDD"/>
    </w:rPr>
  </w:style>
  <w:style w:type="paragraph" w:customStyle="1" w:styleId="EndNoteBibliographyTitle">
    <w:name w:val="EndNote Bibliography Title"/>
    <w:basedOn w:val="Normal"/>
    <w:link w:val="EndNoteBibliographyTitleChar"/>
    <w:uiPriority w:val="1"/>
    <w:rsid w:val="7A201926"/>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uiPriority w:val="1"/>
    <w:rsid w:val="00D43270"/>
    <w:rPr>
      <w:rFonts w:eastAsia="Arial Nova"/>
      <w:noProof/>
      <w:color w:val="FF0000"/>
    </w:rPr>
  </w:style>
  <w:style w:type="paragraph" w:customStyle="1" w:styleId="EndNoteBibliography">
    <w:name w:val="EndNote Bibliography"/>
    <w:basedOn w:val="Normal"/>
    <w:link w:val="EndNoteBibliographyChar"/>
    <w:uiPriority w:val="1"/>
    <w:rsid w:val="7A2019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uiPriority w:val="1"/>
    <w:rsid w:val="00D43270"/>
    <w:rPr>
      <w:rFonts w:eastAsia="Arial Nova"/>
      <w:noProof/>
      <w:color w:val="FF0000"/>
    </w:rPr>
  </w:style>
  <w:style w:type="paragraph" w:customStyle="1" w:styleId="Default">
    <w:name w:val="Default"/>
    <w:rsid w:val="009E21B0"/>
    <w:pPr>
      <w:autoSpaceDE w:val="0"/>
      <w:autoSpaceDN w:val="0"/>
      <w:adjustRightInd w:val="0"/>
      <w:spacing w:after="0" w:line="240" w:lineRule="auto"/>
    </w:pPr>
    <w:rPr>
      <w:rFonts w:ascii="PF DinDisplay Pro" w:hAnsi="PF DinDisplay Pro" w:cs="PF DinDisplay Pro"/>
      <w:color w:val="000000"/>
      <w:sz w:val="24"/>
      <w:szCs w:val="24"/>
    </w:rPr>
  </w:style>
  <w:style w:type="character" w:customStyle="1" w:styleId="A4">
    <w:name w:val="A4"/>
    <w:uiPriority w:val="99"/>
    <w:rsid w:val="009E21B0"/>
    <w:rPr>
      <w:rFonts w:cs="PF DinDisplay Pro"/>
      <w:b/>
      <w:bCs/>
      <w:color w:val="211D1E"/>
      <w:sz w:val="17"/>
      <w:szCs w:val="17"/>
    </w:rPr>
  </w:style>
  <w:style w:type="character" w:styleId="Mention">
    <w:name w:val="Mention"/>
    <w:basedOn w:val="DefaultParagraphFont"/>
    <w:uiPriority w:val="99"/>
    <w:unhideWhenUsed/>
    <w:rPr>
      <w:color w:val="2B579A"/>
      <w:shd w:val="clear" w:color="auto" w:fill="E6E6E6"/>
    </w:rPr>
  </w:style>
  <w:style w:type="character" w:customStyle="1" w:styleId="normaltextrun">
    <w:name w:val="normaltextrun"/>
    <w:basedOn w:val="DefaultParagraphFont"/>
    <w:uiPriority w:val="1"/>
    <w:rsid w:val="737F185B"/>
    <w:rPr>
      <w:rFonts w:ascii="Calibri" w:eastAsia="Calibri" w:hAnsi="Calibri" w:cs="Calibri"/>
      <w:sz w:val="22"/>
      <w:szCs w:val="22"/>
    </w:rPr>
  </w:style>
  <w:style w:type="paragraph" w:styleId="Quote">
    <w:name w:val="Quote"/>
    <w:basedOn w:val="Normal"/>
    <w:next w:val="Normal"/>
    <w:uiPriority w:val="29"/>
    <w:qFormat/>
    <w:rsid w:val="7A201926"/>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7A201926"/>
    <w:pPr>
      <w:spacing w:before="360" w:after="360"/>
      <w:ind w:left="864" w:right="864"/>
      <w:jc w:val="center"/>
    </w:pPr>
    <w:rPr>
      <w:i/>
      <w:iCs/>
      <w:color w:val="4472C4" w:themeColor="accent1"/>
    </w:rPr>
  </w:style>
  <w:style w:type="paragraph" w:styleId="TOC1">
    <w:name w:val="toc 1"/>
    <w:basedOn w:val="Normal"/>
    <w:next w:val="Normal"/>
    <w:uiPriority w:val="39"/>
    <w:unhideWhenUsed/>
    <w:rsid w:val="7A201926"/>
    <w:pPr>
      <w:spacing w:after="100"/>
    </w:pPr>
  </w:style>
  <w:style w:type="paragraph" w:styleId="TOC2">
    <w:name w:val="toc 2"/>
    <w:basedOn w:val="Normal"/>
    <w:next w:val="Normal"/>
    <w:uiPriority w:val="39"/>
    <w:unhideWhenUsed/>
    <w:rsid w:val="7A201926"/>
    <w:pPr>
      <w:spacing w:after="100"/>
      <w:ind w:left="220"/>
    </w:pPr>
  </w:style>
  <w:style w:type="paragraph" w:styleId="TOC3">
    <w:name w:val="toc 3"/>
    <w:basedOn w:val="Normal"/>
    <w:next w:val="Normal"/>
    <w:uiPriority w:val="39"/>
    <w:unhideWhenUsed/>
    <w:rsid w:val="7A201926"/>
    <w:pPr>
      <w:spacing w:after="100"/>
      <w:ind w:left="440"/>
    </w:pPr>
  </w:style>
  <w:style w:type="paragraph" w:styleId="TOC4">
    <w:name w:val="toc 4"/>
    <w:basedOn w:val="Normal"/>
    <w:next w:val="Normal"/>
    <w:uiPriority w:val="39"/>
    <w:unhideWhenUsed/>
    <w:rsid w:val="7A201926"/>
    <w:pPr>
      <w:spacing w:after="100"/>
      <w:ind w:left="660"/>
    </w:pPr>
  </w:style>
  <w:style w:type="paragraph" w:styleId="TOC5">
    <w:name w:val="toc 5"/>
    <w:basedOn w:val="Normal"/>
    <w:next w:val="Normal"/>
    <w:uiPriority w:val="39"/>
    <w:unhideWhenUsed/>
    <w:rsid w:val="7A201926"/>
    <w:pPr>
      <w:spacing w:after="100"/>
      <w:ind w:left="880"/>
    </w:pPr>
  </w:style>
  <w:style w:type="paragraph" w:styleId="TOC6">
    <w:name w:val="toc 6"/>
    <w:basedOn w:val="Normal"/>
    <w:next w:val="Normal"/>
    <w:uiPriority w:val="39"/>
    <w:unhideWhenUsed/>
    <w:rsid w:val="7A201926"/>
    <w:pPr>
      <w:spacing w:after="100"/>
      <w:ind w:left="1100"/>
    </w:pPr>
  </w:style>
  <w:style w:type="paragraph" w:styleId="TOC7">
    <w:name w:val="toc 7"/>
    <w:basedOn w:val="Normal"/>
    <w:next w:val="Normal"/>
    <w:uiPriority w:val="39"/>
    <w:unhideWhenUsed/>
    <w:rsid w:val="7A201926"/>
    <w:pPr>
      <w:spacing w:after="100"/>
      <w:ind w:left="1320"/>
    </w:pPr>
  </w:style>
  <w:style w:type="paragraph" w:styleId="TOC8">
    <w:name w:val="toc 8"/>
    <w:basedOn w:val="Normal"/>
    <w:next w:val="Normal"/>
    <w:uiPriority w:val="39"/>
    <w:unhideWhenUsed/>
    <w:rsid w:val="7A201926"/>
    <w:pPr>
      <w:spacing w:after="100"/>
      <w:ind w:left="1540"/>
    </w:pPr>
  </w:style>
  <w:style w:type="paragraph" w:styleId="TOC9">
    <w:name w:val="toc 9"/>
    <w:basedOn w:val="Normal"/>
    <w:next w:val="Normal"/>
    <w:uiPriority w:val="39"/>
    <w:unhideWhenUsed/>
    <w:rsid w:val="7A201926"/>
    <w:pPr>
      <w:spacing w:after="100"/>
      <w:ind w:left="1760"/>
    </w:pPr>
  </w:style>
  <w:style w:type="paragraph" w:styleId="EndnoteText">
    <w:name w:val="endnote text"/>
    <w:basedOn w:val="Normal"/>
    <w:uiPriority w:val="99"/>
    <w:semiHidden/>
    <w:unhideWhenUsed/>
    <w:rsid w:val="7A201926"/>
    <w:rPr>
      <w:sz w:val="20"/>
      <w:szCs w:val="20"/>
    </w:rPr>
  </w:style>
  <w:style w:type="paragraph" w:styleId="FootnoteText">
    <w:name w:val="footnote text"/>
    <w:basedOn w:val="Normal"/>
    <w:uiPriority w:val="99"/>
    <w:semiHidden/>
    <w:unhideWhenUsed/>
    <w:rsid w:val="7A201926"/>
    <w:rPr>
      <w:sz w:val="20"/>
      <w:szCs w:val="20"/>
    </w:rPr>
  </w:style>
  <w:style w:type="character" w:styleId="FollowedHyperlink">
    <w:name w:val="FollowedHyperlink"/>
    <w:basedOn w:val="DefaultParagraphFont"/>
    <w:uiPriority w:val="99"/>
    <w:semiHidden/>
    <w:unhideWhenUsed/>
    <w:rsid w:val="00114DA7"/>
    <w:rPr>
      <w:color w:val="954F72" w:themeColor="followedHyperlink"/>
      <w:u w:val="single"/>
    </w:rPr>
  </w:style>
  <w:style w:type="paragraph" w:styleId="BodyText">
    <w:name w:val="Body Text"/>
    <w:basedOn w:val="Normal"/>
    <w:link w:val="BodyTextChar"/>
    <w:qFormat/>
    <w:rsid w:val="00F8118C"/>
    <w:pPr>
      <w:spacing w:before="180" w:after="180" w:line="276" w:lineRule="auto"/>
      <w:jc w:val="both"/>
    </w:pPr>
    <w:rPr>
      <w:rFonts w:asciiTheme="minorHAnsi" w:eastAsiaTheme="minorEastAsia" w:hAnsiTheme="minorHAnsi" w:cstheme="minorBidi"/>
      <w:color w:val="auto"/>
      <w:sz w:val="20"/>
      <w:szCs w:val="20"/>
      <w:lang w:val="en-US" w:eastAsia="en-US"/>
    </w:rPr>
  </w:style>
  <w:style w:type="character" w:customStyle="1" w:styleId="BodyTextChar">
    <w:name w:val="Body Text Char"/>
    <w:basedOn w:val="DefaultParagraphFont"/>
    <w:link w:val="BodyText"/>
    <w:rsid w:val="00F8118C"/>
    <w:rPr>
      <w:rFonts w:asciiTheme="minorHAnsi" w:eastAsiaTheme="minorEastAsia" w:hAnsiTheme="minorHAnsi" w:cstheme="minorBidi"/>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8773">
      <w:bodyDiv w:val="1"/>
      <w:marLeft w:val="0"/>
      <w:marRight w:val="0"/>
      <w:marTop w:val="0"/>
      <w:marBottom w:val="0"/>
      <w:divBdr>
        <w:top w:val="none" w:sz="0" w:space="0" w:color="auto"/>
        <w:left w:val="none" w:sz="0" w:space="0" w:color="auto"/>
        <w:bottom w:val="none" w:sz="0" w:space="0" w:color="auto"/>
        <w:right w:val="none" w:sz="0" w:space="0" w:color="auto"/>
      </w:divBdr>
    </w:div>
    <w:div w:id="352388809">
      <w:bodyDiv w:val="1"/>
      <w:marLeft w:val="0"/>
      <w:marRight w:val="0"/>
      <w:marTop w:val="0"/>
      <w:marBottom w:val="0"/>
      <w:divBdr>
        <w:top w:val="none" w:sz="0" w:space="0" w:color="auto"/>
        <w:left w:val="none" w:sz="0" w:space="0" w:color="auto"/>
        <w:bottom w:val="none" w:sz="0" w:space="0" w:color="auto"/>
        <w:right w:val="none" w:sz="0" w:space="0" w:color="auto"/>
      </w:divBdr>
    </w:div>
    <w:div w:id="472334458">
      <w:bodyDiv w:val="1"/>
      <w:marLeft w:val="0"/>
      <w:marRight w:val="0"/>
      <w:marTop w:val="0"/>
      <w:marBottom w:val="0"/>
      <w:divBdr>
        <w:top w:val="none" w:sz="0" w:space="0" w:color="auto"/>
        <w:left w:val="none" w:sz="0" w:space="0" w:color="auto"/>
        <w:bottom w:val="none" w:sz="0" w:space="0" w:color="auto"/>
        <w:right w:val="none" w:sz="0" w:space="0" w:color="auto"/>
      </w:divBdr>
    </w:div>
    <w:div w:id="570116291">
      <w:bodyDiv w:val="1"/>
      <w:marLeft w:val="0"/>
      <w:marRight w:val="0"/>
      <w:marTop w:val="0"/>
      <w:marBottom w:val="0"/>
      <w:divBdr>
        <w:top w:val="none" w:sz="0" w:space="0" w:color="auto"/>
        <w:left w:val="none" w:sz="0" w:space="0" w:color="auto"/>
        <w:bottom w:val="none" w:sz="0" w:space="0" w:color="auto"/>
        <w:right w:val="none" w:sz="0" w:space="0" w:color="auto"/>
      </w:divBdr>
    </w:div>
    <w:div w:id="580674313">
      <w:bodyDiv w:val="1"/>
      <w:marLeft w:val="0"/>
      <w:marRight w:val="0"/>
      <w:marTop w:val="0"/>
      <w:marBottom w:val="0"/>
      <w:divBdr>
        <w:top w:val="none" w:sz="0" w:space="0" w:color="auto"/>
        <w:left w:val="none" w:sz="0" w:space="0" w:color="auto"/>
        <w:bottom w:val="none" w:sz="0" w:space="0" w:color="auto"/>
        <w:right w:val="none" w:sz="0" w:space="0" w:color="auto"/>
      </w:divBdr>
    </w:div>
    <w:div w:id="875888973">
      <w:bodyDiv w:val="1"/>
      <w:marLeft w:val="0"/>
      <w:marRight w:val="0"/>
      <w:marTop w:val="0"/>
      <w:marBottom w:val="0"/>
      <w:divBdr>
        <w:top w:val="none" w:sz="0" w:space="0" w:color="auto"/>
        <w:left w:val="none" w:sz="0" w:space="0" w:color="auto"/>
        <w:bottom w:val="none" w:sz="0" w:space="0" w:color="auto"/>
        <w:right w:val="none" w:sz="0" w:space="0" w:color="auto"/>
      </w:divBdr>
    </w:div>
    <w:div w:id="1062101677">
      <w:bodyDiv w:val="1"/>
      <w:marLeft w:val="0"/>
      <w:marRight w:val="0"/>
      <w:marTop w:val="0"/>
      <w:marBottom w:val="0"/>
      <w:divBdr>
        <w:top w:val="none" w:sz="0" w:space="0" w:color="auto"/>
        <w:left w:val="none" w:sz="0" w:space="0" w:color="auto"/>
        <w:bottom w:val="none" w:sz="0" w:space="0" w:color="auto"/>
        <w:right w:val="none" w:sz="0" w:space="0" w:color="auto"/>
      </w:divBdr>
      <w:divsChild>
        <w:div w:id="47263865">
          <w:marLeft w:val="360"/>
          <w:marRight w:val="0"/>
          <w:marTop w:val="200"/>
          <w:marBottom w:val="0"/>
          <w:divBdr>
            <w:top w:val="none" w:sz="0" w:space="0" w:color="auto"/>
            <w:left w:val="none" w:sz="0" w:space="0" w:color="auto"/>
            <w:bottom w:val="none" w:sz="0" w:space="0" w:color="auto"/>
            <w:right w:val="none" w:sz="0" w:space="0" w:color="auto"/>
          </w:divBdr>
        </w:div>
        <w:div w:id="337344966">
          <w:marLeft w:val="1800"/>
          <w:marRight w:val="0"/>
          <w:marTop w:val="100"/>
          <w:marBottom w:val="0"/>
          <w:divBdr>
            <w:top w:val="none" w:sz="0" w:space="0" w:color="auto"/>
            <w:left w:val="none" w:sz="0" w:space="0" w:color="auto"/>
            <w:bottom w:val="none" w:sz="0" w:space="0" w:color="auto"/>
            <w:right w:val="none" w:sz="0" w:space="0" w:color="auto"/>
          </w:divBdr>
        </w:div>
        <w:div w:id="638265507">
          <w:marLeft w:val="1800"/>
          <w:marRight w:val="0"/>
          <w:marTop w:val="100"/>
          <w:marBottom w:val="0"/>
          <w:divBdr>
            <w:top w:val="none" w:sz="0" w:space="0" w:color="auto"/>
            <w:left w:val="none" w:sz="0" w:space="0" w:color="auto"/>
            <w:bottom w:val="none" w:sz="0" w:space="0" w:color="auto"/>
            <w:right w:val="none" w:sz="0" w:space="0" w:color="auto"/>
          </w:divBdr>
        </w:div>
        <w:div w:id="942153851">
          <w:marLeft w:val="1080"/>
          <w:marRight w:val="0"/>
          <w:marTop w:val="100"/>
          <w:marBottom w:val="0"/>
          <w:divBdr>
            <w:top w:val="none" w:sz="0" w:space="0" w:color="auto"/>
            <w:left w:val="none" w:sz="0" w:space="0" w:color="auto"/>
            <w:bottom w:val="none" w:sz="0" w:space="0" w:color="auto"/>
            <w:right w:val="none" w:sz="0" w:space="0" w:color="auto"/>
          </w:divBdr>
        </w:div>
        <w:div w:id="1445727864">
          <w:marLeft w:val="2520"/>
          <w:marRight w:val="0"/>
          <w:marTop w:val="100"/>
          <w:marBottom w:val="0"/>
          <w:divBdr>
            <w:top w:val="none" w:sz="0" w:space="0" w:color="auto"/>
            <w:left w:val="none" w:sz="0" w:space="0" w:color="auto"/>
            <w:bottom w:val="none" w:sz="0" w:space="0" w:color="auto"/>
            <w:right w:val="none" w:sz="0" w:space="0" w:color="auto"/>
          </w:divBdr>
        </w:div>
        <w:div w:id="1569457903">
          <w:marLeft w:val="1080"/>
          <w:marRight w:val="0"/>
          <w:marTop w:val="100"/>
          <w:marBottom w:val="0"/>
          <w:divBdr>
            <w:top w:val="none" w:sz="0" w:space="0" w:color="auto"/>
            <w:left w:val="none" w:sz="0" w:space="0" w:color="auto"/>
            <w:bottom w:val="none" w:sz="0" w:space="0" w:color="auto"/>
            <w:right w:val="none" w:sz="0" w:space="0" w:color="auto"/>
          </w:divBdr>
        </w:div>
        <w:div w:id="1681930041">
          <w:marLeft w:val="1800"/>
          <w:marRight w:val="0"/>
          <w:marTop w:val="100"/>
          <w:marBottom w:val="0"/>
          <w:divBdr>
            <w:top w:val="none" w:sz="0" w:space="0" w:color="auto"/>
            <w:left w:val="none" w:sz="0" w:space="0" w:color="auto"/>
            <w:bottom w:val="none" w:sz="0" w:space="0" w:color="auto"/>
            <w:right w:val="none" w:sz="0" w:space="0" w:color="auto"/>
          </w:divBdr>
        </w:div>
      </w:divsChild>
    </w:div>
    <w:div w:id="1068260888">
      <w:bodyDiv w:val="1"/>
      <w:marLeft w:val="0"/>
      <w:marRight w:val="0"/>
      <w:marTop w:val="0"/>
      <w:marBottom w:val="0"/>
      <w:divBdr>
        <w:top w:val="none" w:sz="0" w:space="0" w:color="auto"/>
        <w:left w:val="none" w:sz="0" w:space="0" w:color="auto"/>
        <w:bottom w:val="none" w:sz="0" w:space="0" w:color="auto"/>
        <w:right w:val="none" w:sz="0" w:space="0" w:color="auto"/>
      </w:divBdr>
    </w:div>
    <w:div w:id="1080257008">
      <w:bodyDiv w:val="1"/>
      <w:marLeft w:val="0"/>
      <w:marRight w:val="0"/>
      <w:marTop w:val="0"/>
      <w:marBottom w:val="0"/>
      <w:divBdr>
        <w:top w:val="none" w:sz="0" w:space="0" w:color="auto"/>
        <w:left w:val="none" w:sz="0" w:space="0" w:color="auto"/>
        <w:bottom w:val="none" w:sz="0" w:space="0" w:color="auto"/>
        <w:right w:val="none" w:sz="0" w:space="0" w:color="auto"/>
      </w:divBdr>
    </w:div>
    <w:div w:id="1159686793">
      <w:bodyDiv w:val="1"/>
      <w:marLeft w:val="0"/>
      <w:marRight w:val="0"/>
      <w:marTop w:val="0"/>
      <w:marBottom w:val="0"/>
      <w:divBdr>
        <w:top w:val="none" w:sz="0" w:space="0" w:color="auto"/>
        <w:left w:val="none" w:sz="0" w:space="0" w:color="auto"/>
        <w:bottom w:val="none" w:sz="0" w:space="0" w:color="auto"/>
        <w:right w:val="none" w:sz="0" w:space="0" w:color="auto"/>
      </w:divBdr>
    </w:div>
    <w:div w:id="1199196510">
      <w:bodyDiv w:val="1"/>
      <w:marLeft w:val="0"/>
      <w:marRight w:val="0"/>
      <w:marTop w:val="0"/>
      <w:marBottom w:val="0"/>
      <w:divBdr>
        <w:top w:val="none" w:sz="0" w:space="0" w:color="auto"/>
        <w:left w:val="none" w:sz="0" w:space="0" w:color="auto"/>
        <w:bottom w:val="none" w:sz="0" w:space="0" w:color="auto"/>
        <w:right w:val="none" w:sz="0" w:space="0" w:color="auto"/>
      </w:divBdr>
      <w:divsChild>
        <w:div w:id="1084299341">
          <w:marLeft w:val="720"/>
          <w:marRight w:val="0"/>
          <w:marTop w:val="400"/>
          <w:marBottom w:val="0"/>
          <w:divBdr>
            <w:top w:val="none" w:sz="0" w:space="0" w:color="auto"/>
            <w:left w:val="none" w:sz="0" w:space="0" w:color="auto"/>
            <w:bottom w:val="none" w:sz="0" w:space="0" w:color="auto"/>
            <w:right w:val="none" w:sz="0" w:space="0" w:color="auto"/>
          </w:divBdr>
        </w:div>
        <w:div w:id="1573465488">
          <w:marLeft w:val="720"/>
          <w:marRight w:val="0"/>
          <w:marTop w:val="400"/>
          <w:marBottom w:val="0"/>
          <w:divBdr>
            <w:top w:val="none" w:sz="0" w:space="0" w:color="auto"/>
            <w:left w:val="none" w:sz="0" w:space="0" w:color="auto"/>
            <w:bottom w:val="none" w:sz="0" w:space="0" w:color="auto"/>
            <w:right w:val="none" w:sz="0" w:space="0" w:color="auto"/>
          </w:divBdr>
        </w:div>
        <w:div w:id="2109616093">
          <w:marLeft w:val="720"/>
          <w:marRight w:val="0"/>
          <w:marTop w:val="400"/>
          <w:marBottom w:val="0"/>
          <w:divBdr>
            <w:top w:val="none" w:sz="0" w:space="0" w:color="auto"/>
            <w:left w:val="none" w:sz="0" w:space="0" w:color="auto"/>
            <w:bottom w:val="none" w:sz="0" w:space="0" w:color="auto"/>
            <w:right w:val="none" w:sz="0" w:space="0" w:color="auto"/>
          </w:divBdr>
        </w:div>
      </w:divsChild>
    </w:div>
    <w:div w:id="1368600453">
      <w:bodyDiv w:val="1"/>
      <w:marLeft w:val="0"/>
      <w:marRight w:val="0"/>
      <w:marTop w:val="0"/>
      <w:marBottom w:val="0"/>
      <w:divBdr>
        <w:top w:val="none" w:sz="0" w:space="0" w:color="auto"/>
        <w:left w:val="none" w:sz="0" w:space="0" w:color="auto"/>
        <w:bottom w:val="none" w:sz="0" w:space="0" w:color="auto"/>
        <w:right w:val="none" w:sz="0" w:space="0" w:color="auto"/>
      </w:divBdr>
      <w:divsChild>
        <w:div w:id="354429395">
          <w:marLeft w:val="360"/>
          <w:marRight w:val="0"/>
          <w:marTop w:val="200"/>
          <w:marBottom w:val="0"/>
          <w:divBdr>
            <w:top w:val="none" w:sz="0" w:space="0" w:color="auto"/>
            <w:left w:val="none" w:sz="0" w:space="0" w:color="auto"/>
            <w:bottom w:val="none" w:sz="0" w:space="0" w:color="auto"/>
            <w:right w:val="none" w:sz="0" w:space="0" w:color="auto"/>
          </w:divBdr>
        </w:div>
        <w:div w:id="686449357">
          <w:marLeft w:val="360"/>
          <w:marRight w:val="0"/>
          <w:marTop w:val="200"/>
          <w:marBottom w:val="0"/>
          <w:divBdr>
            <w:top w:val="none" w:sz="0" w:space="0" w:color="auto"/>
            <w:left w:val="none" w:sz="0" w:space="0" w:color="auto"/>
            <w:bottom w:val="none" w:sz="0" w:space="0" w:color="auto"/>
            <w:right w:val="none" w:sz="0" w:space="0" w:color="auto"/>
          </w:divBdr>
        </w:div>
        <w:div w:id="858394287">
          <w:marLeft w:val="360"/>
          <w:marRight w:val="0"/>
          <w:marTop w:val="200"/>
          <w:marBottom w:val="0"/>
          <w:divBdr>
            <w:top w:val="none" w:sz="0" w:space="0" w:color="auto"/>
            <w:left w:val="none" w:sz="0" w:space="0" w:color="auto"/>
            <w:bottom w:val="none" w:sz="0" w:space="0" w:color="auto"/>
            <w:right w:val="none" w:sz="0" w:space="0" w:color="auto"/>
          </w:divBdr>
        </w:div>
        <w:div w:id="968126461">
          <w:marLeft w:val="1080"/>
          <w:marRight w:val="0"/>
          <w:marTop w:val="100"/>
          <w:marBottom w:val="0"/>
          <w:divBdr>
            <w:top w:val="none" w:sz="0" w:space="0" w:color="auto"/>
            <w:left w:val="none" w:sz="0" w:space="0" w:color="auto"/>
            <w:bottom w:val="none" w:sz="0" w:space="0" w:color="auto"/>
            <w:right w:val="none" w:sz="0" w:space="0" w:color="auto"/>
          </w:divBdr>
        </w:div>
      </w:divsChild>
    </w:div>
    <w:div w:id="1372654486">
      <w:bodyDiv w:val="1"/>
      <w:marLeft w:val="0"/>
      <w:marRight w:val="0"/>
      <w:marTop w:val="0"/>
      <w:marBottom w:val="0"/>
      <w:divBdr>
        <w:top w:val="none" w:sz="0" w:space="0" w:color="auto"/>
        <w:left w:val="none" w:sz="0" w:space="0" w:color="auto"/>
        <w:bottom w:val="none" w:sz="0" w:space="0" w:color="auto"/>
        <w:right w:val="none" w:sz="0" w:space="0" w:color="auto"/>
      </w:divBdr>
      <w:divsChild>
        <w:div w:id="190654819">
          <w:marLeft w:val="720"/>
          <w:marRight w:val="0"/>
          <w:marTop w:val="400"/>
          <w:marBottom w:val="0"/>
          <w:divBdr>
            <w:top w:val="none" w:sz="0" w:space="0" w:color="auto"/>
            <w:left w:val="none" w:sz="0" w:space="0" w:color="auto"/>
            <w:bottom w:val="none" w:sz="0" w:space="0" w:color="auto"/>
            <w:right w:val="none" w:sz="0" w:space="0" w:color="auto"/>
          </w:divBdr>
        </w:div>
        <w:div w:id="638459625">
          <w:marLeft w:val="720"/>
          <w:marRight w:val="0"/>
          <w:marTop w:val="400"/>
          <w:marBottom w:val="0"/>
          <w:divBdr>
            <w:top w:val="none" w:sz="0" w:space="0" w:color="auto"/>
            <w:left w:val="none" w:sz="0" w:space="0" w:color="auto"/>
            <w:bottom w:val="none" w:sz="0" w:space="0" w:color="auto"/>
            <w:right w:val="none" w:sz="0" w:space="0" w:color="auto"/>
          </w:divBdr>
        </w:div>
        <w:div w:id="1277560636">
          <w:marLeft w:val="720"/>
          <w:marRight w:val="0"/>
          <w:marTop w:val="400"/>
          <w:marBottom w:val="0"/>
          <w:divBdr>
            <w:top w:val="none" w:sz="0" w:space="0" w:color="auto"/>
            <w:left w:val="none" w:sz="0" w:space="0" w:color="auto"/>
            <w:bottom w:val="none" w:sz="0" w:space="0" w:color="auto"/>
            <w:right w:val="none" w:sz="0" w:space="0" w:color="auto"/>
          </w:divBdr>
        </w:div>
        <w:div w:id="1359813309">
          <w:marLeft w:val="720"/>
          <w:marRight w:val="0"/>
          <w:marTop w:val="400"/>
          <w:marBottom w:val="0"/>
          <w:divBdr>
            <w:top w:val="none" w:sz="0" w:space="0" w:color="auto"/>
            <w:left w:val="none" w:sz="0" w:space="0" w:color="auto"/>
            <w:bottom w:val="none" w:sz="0" w:space="0" w:color="auto"/>
            <w:right w:val="none" w:sz="0" w:space="0" w:color="auto"/>
          </w:divBdr>
        </w:div>
      </w:divsChild>
    </w:div>
    <w:div w:id="1417479717">
      <w:bodyDiv w:val="1"/>
      <w:marLeft w:val="0"/>
      <w:marRight w:val="0"/>
      <w:marTop w:val="0"/>
      <w:marBottom w:val="0"/>
      <w:divBdr>
        <w:top w:val="none" w:sz="0" w:space="0" w:color="auto"/>
        <w:left w:val="none" w:sz="0" w:space="0" w:color="auto"/>
        <w:bottom w:val="none" w:sz="0" w:space="0" w:color="auto"/>
        <w:right w:val="none" w:sz="0" w:space="0" w:color="auto"/>
      </w:divBdr>
    </w:div>
    <w:div w:id="1787580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Nondumiso.mthiyane@ahri.org" TargetMode="External"/><Relationship Id="rId18" Type="http://schemas.microsoft.com/office/2011/relationships/commentsExtended" Target="commentsExtended.xml"/><Relationship Id="rId26" Type="http://schemas.openxmlformats.org/officeDocument/2006/relationships/hyperlink" Target="https://socopen.org/" TargetMode="External"/><Relationship Id="rId3" Type="http://schemas.openxmlformats.org/officeDocument/2006/relationships/customXml" Target="../customXml/item3.xml"/><Relationship Id="rId21" Type="http://schemas.openxmlformats.org/officeDocument/2006/relationships/hyperlink" Target="https://data.ahri.org/index.php/home" TargetMode="External"/><Relationship Id="rId34"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yperlink" Target="https://ahriorg.sharepoint.com/sites/XanthexHeshayliaCollaborationPage/Shared%20Documents/Forms/AllItems.aspx?id=%2Fsites%2FXanthexHeshayliaCollaborationPage%2FShared%20Documents%2FWellcome%20Trust%20Data%20Prize%2FApplication%20Documents%2FTeam%20Composition%2FXanthe%20Hunt%2FFinal%20Updated%20Documents%2FCV%20%2D%20Xanthe%20Hunt%20%2Epdf&amp;viewid=315562cc%2D5ed6%2D495c%2D9044%2D39276b28bf40&amp;parent=%2Fsites%2FXanthexHeshayliaCollaborationPage%2FShared%20Documents%2FWellcome%20Trust%20Data%20Prize%2FApplication%20Documents%2FTeam%20Composition%2FXanthe%20Hunt%2FFinal%20Updated%20Documents" TargetMode="External"/><Relationship Id="rId17" Type="http://schemas.openxmlformats.org/officeDocument/2006/relationships/comments" Target="comments.xml"/><Relationship Id="rId25" Type="http://schemas.openxmlformats.org/officeDocument/2006/relationships/hyperlink" Target="https://www.medrxiv.org/" TargetMode="External"/><Relationship Id="rId33"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file:///C:/Users/Hesha/Downloads/CV%20-%20Collins%20C%20Iwuji.pdf" TargetMode="External"/><Relationship Id="rId20" Type="http://schemas.microsoft.com/office/2018/08/relationships/commentsExtensible" Target="commentsExtensible.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Xanthe.hunt@ahri.org" TargetMode="External"/><Relationship Id="rId24" Type="http://schemas.openxmlformats.org/officeDocument/2006/relationships/hyperlink" Target="https://doi.org/10.23664/AHRI.ISISEKELOSEMPILO.ENDLINE.RECRUITMENT.DATASETS"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Collins.iwuji@ahri.org" TargetMode="External"/><Relationship Id="rId23" Type="http://schemas.openxmlformats.org/officeDocument/2006/relationships/hyperlink" Target="https://doi.org/10.23664/AHRI.DREAMS.impact.Evaluation.Project.Nested.Cohort" TargetMode="External"/><Relationship Id="rId28" Type="http://schemas.openxmlformats.org/officeDocument/2006/relationships/header" Target="header1.xml"/><Relationship Id="rId10" Type="http://schemas.openxmlformats.org/officeDocument/2006/relationships/endnotes" Target="endnotes.xml"/><Relationship Id="rId19" Type="http://schemas.microsoft.com/office/2016/09/relationships/commentsIds" Target="commentsIds.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hriorg.sharepoint.com/sites/XanthexHeshayliaCollaborationPage/Shared%20Documents/Forms/AllItems.aspx?id=%2Fsites%2FXanthexHeshayliaCollaborationPage%2FShared%20Documents%2FWellcome%20Trust%20Data%20Prize%2FApplication%20Documents%2FTeam%20Composition%2FNondumiso%20Mthiyane%2FFinal%20Updated%20Documents%2FCV%20%2D%20Nondumiso%20Mthiyane%20%2Epdf&amp;viewid=315562cc%2D5ed6%2D495c%2D9044%2D39276b28bf40&amp;parent=%2Fsites%2FXanthexHeshayliaCollaborationPage%2FShared%20Documents%2FWellcome%20Trust%20Data%20Prize%2FApplication%20Documents%2FTeam%20Composition%2FNondumiso%20Mthiyane%2FFinal%20Updated%20Documents" TargetMode="External"/><Relationship Id="rId22" Type="http://schemas.openxmlformats.org/officeDocument/2006/relationships/hyperlink" Target="https://doi.org/10.23664/AHRI.DREAMS.Multilevel.Standardized.v2)" TargetMode="External"/><Relationship Id="rId27" Type="http://schemas.openxmlformats.org/officeDocument/2006/relationships/hyperlink" Target="https://docs.google.com/spreadsheets/d/1b0R1CHjnARBlGS7NANxxCVvf-SIKQVvoSVVSFRtN2XQ/edit?usp=sharing" TargetMode="External"/><Relationship Id="rId30" Type="http://schemas.openxmlformats.org/officeDocument/2006/relationships/fontTable" Target="fontTable.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53355BAE-B588-44D4-9551-6BA7B8150CBC}">
    <t:Anchor>
      <t:Comment id="2147295773"/>
    </t:Anchor>
    <t:History>
      <t:Event id="{A08A6E78-D59E-4C52-AFFF-C0E2D5EA6932}" time="2024-07-24T08:39:33.532Z">
        <t:Attribution userId="S::heshaylia.moodliar@ahri.org::a3530e2c-7369-4578-8c22-2efff28f08c5" userProvider="AD" userName="Heshaylia Moodliar"/>
        <t:Anchor>
          <t:Comment id="2147295773"/>
        </t:Anchor>
        <t:Create/>
      </t:Event>
      <t:Event id="{BA015A11-C36B-4C34-B106-DBC2E5379336}" time="2024-07-24T08:39:33.532Z">
        <t:Attribution userId="S::heshaylia.moodliar@ahri.org::a3530e2c-7369-4578-8c22-2efff28f08c5" userProvider="AD" userName="Heshaylia Moodliar"/>
        <t:Anchor>
          <t:Comment id="2147295773"/>
        </t:Anchor>
        <t:Assign userId="S::Xanthe.Hunt@ahri.org::648f8960-d8f8-4fb7-b8d4-c44935e6219f" userProvider="AD" userName="Xanthe Hunt"/>
      </t:Event>
      <t:Event id="{DB226FE2-82A6-4D50-9E77-C9EB578DA369}" time="2024-07-24T08:39:33.532Z">
        <t:Attribution userId="S::heshaylia.moodliar@ahri.org::a3530e2c-7369-4578-8c22-2efff28f08c5" userProvider="AD" userName="Heshaylia Moodliar"/>
        <t:Anchor>
          <t:Comment id="2147295773"/>
        </t:Anchor>
        <t:SetTitle title="Similar info is repeated in other parts of this document. Which section do you want it to be in? @Xanthe Hunt"/>
      </t:Event>
    </t:History>
  </t:Task>
  <t:Task id="{AB726396-F9DB-40F8-A064-C86B72D54E00}">
    <t:Anchor>
      <t:Comment id="1485878498"/>
    </t:Anchor>
    <t:History>
      <t:Event id="{CA9862B6-0E2B-429D-B463-2BB19C7272EC}" time="2024-07-24T12:10:41.852Z">
        <t:Attribution userId="S::heshaylia.moodliar@ahri.org::a3530e2c-7369-4578-8c22-2efff28f08c5" userProvider="AD" userName="Heshaylia Moodliar"/>
        <t:Anchor>
          <t:Comment id="1485878498"/>
        </t:Anchor>
        <t:Create/>
      </t:Event>
      <t:Event id="{45FDCBDB-A27F-415A-873B-0607A13AD6D0}" time="2024-07-24T12:10:41.852Z">
        <t:Attribution userId="S::heshaylia.moodliar@ahri.org::a3530e2c-7369-4578-8c22-2efff28f08c5" userProvider="AD" userName="Heshaylia Moodliar"/>
        <t:Anchor>
          <t:Comment id="1485878498"/>
        </t:Anchor>
        <t:Assign userId="S::Heshaylia.Moodliar@ahri.org::a3530e2c-7369-4578-8c22-2efff28f08c5" userProvider="AD" userName="Heshaylia Moodliar"/>
      </t:Event>
      <t:Event id="{C00755AC-C9BD-490A-8E20-87606836FCA5}" time="2024-07-24T12:10:41.852Z">
        <t:Attribution userId="S::heshaylia.moodliar@ahri.org::a3530e2c-7369-4578-8c22-2efff28f08c5" userProvider="AD" userName="Heshaylia Moodliar"/>
        <t:Anchor>
          <t:Comment id="1485878498"/>
        </t:Anchor>
        <t:SetTitle title="@Heshaylia Moodliar to include reference from Kathy's document."/>
      </t:Event>
    </t:History>
  </t:Task>
  <t:Task id="{319DCBF2-E71B-4710-B70E-34142FCBA34F}">
    <t:Anchor>
      <t:Comment id="1811060932"/>
    </t:Anchor>
    <t:History>
      <t:Event id="{6EAAEE44-95E2-492A-B9AB-4A800E517B9E}" time="2024-07-23T20:27:45.505Z">
        <t:Attribution userId="S::xanthe.hunt@ahri.org::648f8960-d8f8-4fb7-b8d4-c44935e6219f" userProvider="AD" userName="Xanthe Hunt"/>
        <t:Anchor>
          <t:Comment id="1811060932"/>
        </t:Anchor>
        <t:Create/>
      </t:Event>
      <t:Event id="{52DAC8C9-9597-4E3A-A308-D503F8DC7A0A}" time="2024-07-23T20:27:45.505Z">
        <t:Attribution userId="S::xanthe.hunt@ahri.org::648f8960-d8f8-4fb7-b8d4-c44935e6219f" userProvider="AD" userName="Xanthe Hunt"/>
        <t:Anchor>
          <t:Comment id="1811060932"/>
        </t:Anchor>
        <t:Assign userId="S::Heshaylia.Moodliar@ahri.org::a3530e2c-7369-4578-8c22-2efff28f08c5" userProvider="AD" userName="Heshaylia Moodliar"/>
      </t:Event>
      <t:Event id="{EB98D2CB-566F-4981-8C4D-7AA7CE2510A7}" time="2024-07-23T20:27:45.505Z">
        <t:Attribution userId="S::xanthe.hunt@ahri.org::648f8960-d8f8-4fb7-b8d4-c44935e6219f" userProvider="AD" userName="Xanthe Hunt"/>
        <t:Anchor>
          <t:Comment id="1811060932"/>
        </t:Anchor>
        <t:SetTitle title="@Heshaylia Moodliar this is where you should put the bits on long-term impact from above. please also integrate my points in response to the above"/>
      </t:Event>
    </t:History>
  </t:Task>
  <t:Task id="{092F215B-5F60-4803-983A-C3D572C6593C}">
    <t:Anchor>
      <t:Comment id="1568663411"/>
    </t:Anchor>
    <t:History>
      <t:Event id="{A4EDC5C5-3197-4B56-B93E-E83D0B828AC2}" time="2024-07-23T09:20:48.402Z">
        <t:Attribution userId="S::xanthe.hunt@ahri.org::648f8960-d8f8-4fb7-b8d4-c44935e6219f" userProvider="AD" userName="Xanthe Hunt"/>
        <t:Anchor>
          <t:Comment id="1230277415"/>
        </t:Anchor>
        <t:Create/>
      </t:Event>
      <t:Event id="{5F8B1931-9AE4-41E4-A178-CAA4C762D9AD}" time="2024-07-23T09:20:48.402Z">
        <t:Attribution userId="S::xanthe.hunt@ahri.org::648f8960-d8f8-4fb7-b8d4-c44935e6219f" userProvider="AD" userName="Xanthe Hunt"/>
        <t:Anchor>
          <t:Comment id="1230277415"/>
        </t:Anchor>
        <t:Assign userId="S::Nondumiso.Mthiyane@ahri.org::20f3d94d-0229-47bc-918b-e61f526cfffb" userProvider="AD" userName="Nondumiso Mthiyane"/>
      </t:Event>
      <t:Event id="{1FB2052B-4296-4AF1-AD5A-0D89F596A397}" time="2024-07-23T09:20:48.402Z">
        <t:Attribution userId="S::xanthe.hunt@ahri.org::648f8960-d8f8-4fb7-b8d4-c44935e6219f" userProvider="AD" userName="Xanthe Hunt"/>
        <t:Anchor>
          <t:Comment id="1230277415"/>
        </t:Anchor>
        <t:SetTitle title="@Nondumiso Mthiyane do we mean the nested cohort?"/>
      </t:Event>
    </t:History>
  </t:Task>
  <t:Task id="{E6F1DF3C-9016-436C-AFF7-F245F48710A7}">
    <t:Anchor>
      <t:Comment id="1720973659"/>
    </t:Anchor>
    <t:History>
      <t:Event id="{0032823F-5071-4581-B1ED-F930E35B59E5}" time="2024-07-23T09:30:52.158Z">
        <t:Attribution userId="S::xanthe.hunt@ahri.org::648f8960-d8f8-4fb7-b8d4-c44935e6219f" userProvider="AD" userName="Xanthe Hunt"/>
        <t:Anchor>
          <t:Comment id="1720973659"/>
        </t:Anchor>
        <t:Create/>
      </t:Event>
      <t:Event id="{ECA1C124-7B52-410A-8ADA-3E5283ECFF68}" time="2024-07-23T09:30:52.158Z">
        <t:Attribution userId="S::xanthe.hunt@ahri.org::648f8960-d8f8-4fb7-b8d4-c44935e6219f" userProvider="AD" userName="Xanthe Hunt"/>
        <t:Anchor>
          <t:Comment id="1720973659"/>
        </t:Anchor>
        <t:Assign userId="S::Nondumiso.Mthiyane@ahri.org::20f3d94d-0229-47bc-918b-e61f526cfffb" userProvider="AD" userName="Nondumiso Mthiyane"/>
      </t:Event>
      <t:Event id="{8FB3D954-7821-420D-B8A5-69810F0F1B26}" time="2024-07-23T09:30:52.158Z">
        <t:Attribution userId="S::xanthe.hunt@ahri.org::648f8960-d8f8-4fb7-b8d4-c44935e6219f" userProvider="AD" userName="Xanthe Hunt"/>
        <t:Anchor>
          <t:Comment id="1720973659"/>
        </t:Anchor>
        <t:SetTitle title="@Nondumiso Mthiyane please can you add these and hyperlink where relevant."/>
      </t:Event>
    </t:History>
  </t:Task>
  <t:Task id="{820DECFA-5E87-47CC-8E02-187A23204333}">
    <t:Anchor>
      <t:Comment id="1034569261"/>
    </t:Anchor>
    <t:History>
      <t:Event id="{F9E09F86-24EF-4C42-BFAB-CA541819C6A8}" time="2024-07-23T09:35:32.578Z">
        <t:Attribution userId="S::xanthe.hunt@ahri.org::648f8960-d8f8-4fb7-b8d4-c44935e6219f" userProvider="AD" userName="Xanthe Hunt"/>
        <t:Anchor>
          <t:Comment id="1034569261"/>
        </t:Anchor>
        <t:Create/>
      </t:Event>
      <t:Event id="{984F495A-6621-4D9C-8BEB-646873940720}" time="2024-07-23T09:35:32.578Z">
        <t:Attribution userId="S::xanthe.hunt@ahri.org::648f8960-d8f8-4fb7-b8d4-c44935e6219f" userProvider="AD" userName="Xanthe Hunt"/>
        <t:Anchor>
          <t:Comment id="1034569261"/>
        </t:Anchor>
        <t:Assign userId="S::Heshaylia.Moodliar@ahri.org::a3530e2c-7369-4578-8c22-2efff28f08c5" userProvider="AD" userName="Heshaylia Moodliar"/>
      </t:Event>
      <t:Event id="{DF7CEAAA-3FF2-406F-8A25-617BA3047878}" time="2024-07-23T09:35:32.578Z">
        <t:Attribution userId="S::xanthe.hunt@ahri.org::648f8960-d8f8-4fb7-b8d4-c44935e6219f" userProvider="AD" userName="Xanthe Hunt"/>
        <t:Anchor>
          <t:Comment id="1034569261"/>
        </t:Anchor>
        <t:SetTitle title="@Heshaylia Moodliar the online form asks that we create a separate document which states: All project team members of this grant application declare that they have no conflicts of interest that could inappropriately influence or bias the content of the …"/>
      </t:Event>
      <t:Event id="{52890AB6-C867-4C9E-9264-25D0E526A185}" time="2024-07-23T12:19:46.996Z">
        <t:Attribution userId="S::heshaylia.moodliar@ahri.org::a3530e2c-7369-4578-8c22-2efff28f08c5" userProvider="AD" userName="Heshaylia Moodliar"/>
        <t:Progress percentComplete="100"/>
      </t:Event>
    </t:History>
  </t:Task>
  <t:Task id="{C7D78054-DAA5-4291-8833-25C266490182}">
    <t:Anchor>
      <t:Comment id="1930451762"/>
    </t:Anchor>
    <t:History>
      <t:Event id="{99CC9DD2-EB7B-4DAD-8377-AC1ABF097152}" time="2024-07-19T09:13:20.5Z">
        <t:Attribution userId="S::heshaylia.moodliar@ahri.org::a3530e2c-7369-4578-8c22-2efff28f08c5" userProvider="AD" userName="Heshaylia Moodliar"/>
        <t:Anchor>
          <t:Comment id="1037577594"/>
        </t:Anchor>
        <t:Create/>
      </t:Event>
      <t:Event id="{5B3C3EDC-3606-45AA-B699-B3B384757F13}" time="2024-07-19T09:13:20.5Z">
        <t:Attribution userId="S::heshaylia.moodliar@ahri.org::a3530e2c-7369-4578-8c22-2efff28f08c5" userProvider="AD" userName="Heshaylia Moodliar"/>
        <t:Anchor>
          <t:Comment id="1037577594"/>
        </t:Anchor>
        <t:Assign userId="S::Kathy.Baisley@ahri.org::a6ee5388-1201-4d25-8ee5-327281f6121a" userProvider="AD" userName="Kathy Baisley"/>
      </t:Event>
      <t:Event id="{63498A45-9526-42EC-8657-4322254BD438}" time="2024-07-19T09:13:20.5Z">
        <t:Attribution userId="S::heshaylia.moodliar@ahri.org::a3530e2c-7369-4578-8c22-2efff28f08c5" userProvider="AD" userName="Heshaylia Moodliar"/>
        <t:Anchor>
          <t:Comment id="1037577594"/>
        </t:Anchor>
        <t:SetTitle title="Hi there, I do recall that during our meeting you said we only needed the 3 studies. Is it okay if I go ahead and remove the info on the other studies included in the tables above? @Kathy Baisley @Nondumiso Mthiyane"/>
      </t:Event>
    </t:History>
  </t:Task>
  <t:Task id="{FAAA70B9-1BB5-4CAD-A552-434C1FEE0FF5}">
    <t:Anchor>
      <t:Comment id="1668662809"/>
    </t:Anchor>
    <t:History>
      <t:Event id="{567BB88D-0421-4D23-AA3A-8CC4900CA52D}" time="2024-07-23T09:17:27.322Z">
        <t:Attribution userId="S::xanthe.hunt@ahri.org::648f8960-d8f8-4fb7-b8d4-c44935e6219f" userProvider="AD" userName="Xanthe Hunt"/>
        <t:Anchor>
          <t:Comment id="1668662809"/>
        </t:Anchor>
        <t:Create/>
      </t:Event>
      <t:Event id="{3E8BF03D-AFAA-4420-AB8C-B461148709D7}" time="2024-07-23T09:17:27.322Z">
        <t:Attribution userId="S::xanthe.hunt@ahri.org::648f8960-d8f8-4fb7-b8d4-c44935e6219f" userProvider="AD" userName="Xanthe Hunt"/>
        <t:Anchor>
          <t:Comment id="1668662809"/>
        </t:Anchor>
        <t:Assign userId="S::Nondumiso.Mthiyane@ahri.org::20f3d94d-0229-47bc-918b-e61f526cfffb" userProvider="AD" userName="Nondumiso Mthiyane"/>
      </t:Event>
      <t:Event id="{AB13F3BF-F5F7-4B97-83E4-833E6D376833}" time="2024-07-23T09:17:27.322Z">
        <t:Attribution userId="S::xanthe.hunt@ahri.org::648f8960-d8f8-4fb7-b8d4-c44935e6219f" userProvider="AD" userName="Xanthe Hunt"/>
        <t:Anchor>
          <t:Comment id="1668662809"/>
        </t:Anchor>
        <t:SetTitle title="@Nondumiso Mthiyane is it all depression, or is there anxiety too?"/>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7195B414EDE64CAA6E1DA480A33D74" ma:contentTypeVersion="10" ma:contentTypeDescription="Create a new document." ma:contentTypeScope="" ma:versionID="5c4e593dce7543f4f4e4dea22b5e3e96">
  <xsd:schema xmlns:xsd="http://www.w3.org/2001/XMLSchema" xmlns:xs="http://www.w3.org/2001/XMLSchema" xmlns:p="http://schemas.microsoft.com/office/2006/metadata/properties" xmlns:ns2="de4f4dd5-4849-4619-a6ea-40d3ef565528" xmlns:ns3="c4cda01c-da32-47ab-9f3d-123aa127db93" targetNamespace="http://schemas.microsoft.com/office/2006/metadata/properties" ma:root="true" ma:fieldsID="077a370bddf67b899ac23c79d51e8bea" ns2:_="" ns3:_="">
    <xsd:import namespace="de4f4dd5-4849-4619-a6ea-40d3ef565528"/>
    <xsd:import namespace="c4cda01c-da32-47ab-9f3d-123aa127db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4f4dd5-4849-4619-a6ea-40d3ef5655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7503eba-8469-4457-8649-8590cdaa58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cda01c-da32-47ab-9f3d-123aa127db9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8318ab6-ba91-449a-ac58-e37a4a7529b0}" ma:internalName="TaxCatchAll" ma:showField="CatchAllData" ma:web="c4cda01c-da32-47ab-9f3d-123aa127db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4cda01c-da32-47ab-9f3d-123aa127db93" xsi:nil="true"/>
    <lcf76f155ced4ddcb4097134ff3c332f xmlns="de4f4dd5-4849-4619-a6ea-40d3ef565528">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7EdqiTlSeujlWQlMotaV+qzB6A==">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</go:docsCustomData>
</go:gDocsCustomXmlDataStorage>
</file>

<file path=customXml/itemProps1.xml><?xml version="1.0" encoding="utf-8"?>
<ds:datastoreItem xmlns:ds="http://schemas.openxmlformats.org/officeDocument/2006/customXml" ds:itemID="{C9385A20-5009-403E-9687-FF3E6FCEC627}">
  <ds:schemaRefs>
    <ds:schemaRef ds:uri="http://schemas.microsoft.com/sharepoint/v3/contenttype/forms"/>
  </ds:schemaRefs>
</ds:datastoreItem>
</file>

<file path=customXml/itemProps2.xml><?xml version="1.0" encoding="utf-8"?>
<ds:datastoreItem xmlns:ds="http://schemas.openxmlformats.org/officeDocument/2006/customXml" ds:itemID="{7A249E2B-2A8A-460E-B033-6F49C1E26B0F}"/>
</file>

<file path=customXml/itemProps3.xml><?xml version="1.0" encoding="utf-8"?>
<ds:datastoreItem xmlns:ds="http://schemas.openxmlformats.org/officeDocument/2006/customXml" ds:itemID="{1F04083D-6D91-410F-BD95-FDBD50D6720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17</Pages>
  <Words>8073</Words>
  <Characters>48360</Characters>
  <Application>Microsoft Office Word</Application>
  <DocSecurity>0</DocSecurity>
  <Lines>1074</Lines>
  <Paragraphs>458</Paragraphs>
  <ScaleCrop>false</ScaleCrop>
  <Company/>
  <LinksUpToDate>false</LinksUpToDate>
  <CharactersWithSpaces>55975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Mulusew Jebena</dc:creator>
  <cp:keywords/>
  <cp:lastModifiedBy>Marothi Letsoalo</cp:lastModifiedBy>
  <cp:revision>5</cp:revision>
  <dcterms:created xsi:type="dcterms:W3CDTF">2025-06-03T09:17:00Z</dcterms:created>
  <dcterms:modified xsi:type="dcterms:W3CDTF">2025-12-15T11:31:00Z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1b1b73505789b9957fa28e4d69ddebc0f944a713f89154b29587d7859afac7ed</vt:lpwstr>
  </property>
  <property fmtid="{D5CDD505-2E9C-101B-9397-08002B2CF9AE}" pid="3" name="ContentTypeId">
    <vt:lpwstr>0x010100107195B414EDE64CAA6E1DA480A33D74</vt:lpwstr>
  </property>
  <property fmtid="{D5CDD505-2E9C-101B-9397-08002B2CF9AE}" pid="4" name="MediaServiceImageTags">
    <vt:lpwstr/>
  </property>
</Properties>
</file>